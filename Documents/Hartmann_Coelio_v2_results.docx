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61475" w14:textId="7A12231E" w:rsidR="0015347A" w:rsidRPr="006F1D1D" w:rsidRDefault="0015347A" w:rsidP="0015347A">
      <w:pPr>
        <w:pBdr>
          <w:top w:val="nil"/>
          <w:left w:val="nil"/>
          <w:bottom w:val="nil"/>
          <w:right w:val="nil"/>
          <w:between w:val="nil"/>
        </w:pBdr>
        <w:spacing w:line="480" w:lineRule="auto"/>
        <w:ind w:right="419"/>
        <w:rPr>
          <w:b/>
          <w:color w:val="000000"/>
        </w:rPr>
      </w:pPr>
      <w:r w:rsidRPr="006F1D1D">
        <w:rPr>
          <w:b/>
          <w:color w:val="000000"/>
        </w:rPr>
        <w:t>Laparoscopic Hartmann procedure: is it a good option for acute colonic diverticulitis with generalized peritonitis? A comparative matched cohort study using a national database</w:t>
      </w:r>
    </w:p>
    <w:p w14:paraId="2EE059CA" w14:textId="77777777" w:rsidR="00E36BFB" w:rsidRPr="006F1D1D" w:rsidRDefault="00E36BFB" w:rsidP="00145006">
      <w:pPr>
        <w:pBdr>
          <w:top w:val="nil"/>
          <w:left w:val="nil"/>
          <w:bottom w:val="nil"/>
          <w:right w:val="nil"/>
          <w:between w:val="nil"/>
        </w:pBdr>
        <w:spacing w:line="480" w:lineRule="auto"/>
        <w:ind w:right="419"/>
      </w:pPr>
    </w:p>
    <w:p w14:paraId="6FE16EF9" w14:textId="77777777" w:rsidR="00E36BFB" w:rsidRPr="006F1D1D" w:rsidRDefault="00E36BFB" w:rsidP="00145006">
      <w:pPr>
        <w:pBdr>
          <w:top w:val="nil"/>
          <w:left w:val="nil"/>
          <w:bottom w:val="nil"/>
          <w:right w:val="nil"/>
          <w:between w:val="nil"/>
        </w:pBdr>
        <w:spacing w:line="480" w:lineRule="auto"/>
        <w:ind w:right="419"/>
        <w:rPr>
          <w:b/>
          <w:color w:val="000000"/>
        </w:rPr>
      </w:pPr>
      <w:r w:rsidRPr="006F1D1D">
        <w:rPr>
          <w:b/>
          <w:color w:val="000000"/>
        </w:rPr>
        <w:t>Authors</w:t>
      </w:r>
    </w:p>
    <w:p w14:paraId="366B496F" w14:textId="3FF4B07E" w:rsidR="00E36BFB" w:rsidRPr="006F1D1D" w:rsidRDefault="00E36BFB" w:rsidP="00145006">
      <w:pPr>
        <w:pBdr>
          <w:top w:val="nil"/>
          <w:left w:val="nil"/>
          <w:bottom w:val="nil"/>
          <w:right w:val="nil"/>
          <w:between w:val="nil"/>
        </w:pBdr>
        <w:spacing w:line="480" w:lineRule="auto"/>
        <w:ind w:right="419"/>
        <w:rPr>
          <w:color w:val="000000"/>
        </w:rPr>
      </w:pPr>
      <w:r w:rsidRPr="006F1D1D">
        <w:rPr>
          <w:color w:val="000000"/>
        </w:rPr>
        <w:t>Thomas Husson</w:t>
      </w:r>
      <w:r w:rsidRPr="006F1D1D">
        <w:rPr>
          <w:color w:val="000000"/>
          <w:vertAlign w:val="superscript"/>
        </w:rPr>
        <w:t>1</w:t>
      </w:r>
      <w:r w:rsidRPr="006F1D1D">
        <w:rPr>
          <w:color w:val="000000"/>
        </w:rPr>
        <w:t xml:space="preserve">, </w:t>
      </w:r>
      <w:r w:rsidR="00496966" w:rsidRPr="006F1D1D">
        <w:rPr>
          <w:color w:val="000000"/>
        </w:rPr>
        <w:t>…, Antoine Mariani</w:t>
      </w:r>
      <w:r w:rsidR="00496966" w:rsidRPr="006F1D1D">
        <w:rPr>
          <w:color w:val="000000"/>
          <w:vertAlign w:val="superscript"/>
        </w:rPr>
        <w:t xml:space="preserve">1 </w:t>
      </w:r>
    </w:p>
    <w:p w14:paraId="67A1F329" w14:textId="1E39D277" w:rsidR="00E36BFB" w:rsidRPr="008E5FA3" w:rsidRDefault="00E36BFB" w:rsidP="00145006">
      <w:pPr>
        <w:pBdr>
          <w:top w:val="nil"/>
          <w:left w:val="nil"/>
          <w:bottom w:val="nil"/>
          <w:right w:val="nil"/>
          <w:between w:val="nil"/>
        </w:pBdr>
        <w:spacing w:line="480" w:lineRule="auto"/>
        <w:ind w:right="419"/>
        <w:rPr>
          <w:color w:val="000000"/>
          <w:lang w:val="fr-FR"/>
        </w:rPr>
      </w:pPr>
      <w:r w:rsidRPr="008E5FA3">
        <w:rPr>
          <w:color w:val="000000"/>
          <w:lang w:val="fr-FR"/>
        </w:rPr>
        <w:t xml:space="preserve">1. </w:t>
      </w:r>
      <w:r w:rsidR="0015347A" w:rsidRPr="008E5FA3">
        <w:rPr>
          <w:rFonts w:eastAsia="Calibri"/>
          <w:lang w:val="fr-FR"/>
        </w:rPr>
        <w:t>Service de Chirurgie Digestive, Hôpital Européen Georges Pompidou APHP, 75015 Paris, France</w:t>
      </w:r>
    </w:p>
    <w:p w14:paraId="4CECEE48" w14:textId="2923AED6" w:rsidR="00E36BFB" w:rsidRPr="006F1D1D" w:rsidRDefault="00E36BFB" w:rsidP="00496966">
      <w:pPr>
        <w:pBdr>
          <w:top w:val="nil"/>
          <w:left w:val="nil"/>
          <w:bottom w:val="nil"/>
          <w:right w:val="nil"/>
          <w:between w:val="nil"/>
        </w:pBdr>
        <w:spacing w:line="480" w:lineRule="auto"/>
        <w:ind w:right="419"/>
        <w:rPr>
          <w:rFonts w:eastAsia="Calibri"/>
          <w:rPrChange w:id="0" w:author="Thomas Husson" w:date="2025-11-27T10:57:00Z" w16du:dateUtc="2025-11-27T09:57:00Z">
            <w:rPr>
              <w:rFonts w:eastAsia="Calibri"/>
              <w:lang w:val="en-CA"/>
            </w:rPr>
          </w:rPrChange>
        </w:rPr>
      </w:pPr>
      <w:r w:rsidRPr="006F1D1D">
        <w:rPr>
          <w:color w:val="000000"/>
          <w:rPrChange w:id="1" w:author="Thomas Husson" w:date="2025-11-27T10:57:00Z" w16du:dateUtc="2025-11-27T09:57:00Z">
            <w:rPr>
              <w:color w:val="000000"/>
              <w:lang w:val="en-CA"/>
            </w:rPr>
          </w:rPrChange>
        </w:rPr>
        <w:t xml:space="preserve">2. </w:t>
      </w:r>
    </w:p>
    <w:p w14:paraId="7AC3AB8E" w14:textId="234F9422" w:rsidR="00E36BFB" w:rsidRPr="006F1D1D" w:rsidRDefault="00E36BFB" w:rsidP="00145006">
      <w:pPr>
        <w:pBdr>
          <w:top w:val="nil"/>
          <w:left w:val="nil"/>
          <w:bottom w:val="nil"/>
          <w:right w:val="nil"/>
          <w:between w:val="nil"/>
        </w:pBdr>
        <w:spacing w:line="480" w:lineRule="auto"/>
        <w:ind w:right="419"/>
        <w:rPr>
          <w:rFonts w:eastAsia="Calibri"/>
          <w:rPrChange w:id="2" w:author="Thomas Husson" w:date="2025-11-27T10:57:00Z" w16du:dateUtc="2025-11-27T09:57:00Z">
            <w:rPr>
              <w:rFonts w:eastAsia="Calibri"/>
              <w:lang w:val="en-CA"/>
            </w:rPr>
          </w:rPrChange>
        </w:rPr>
      </w:pPr>
    </w:p>
    <w:p w14:paraId="7F1954EB" w14:textId="77777777" w:rsidR="00E36BFB" w:rsidRPr="006F1D1D" w:rsidRDefault="00E36BFB" w:rsidP="00145006">
      <w:pPr>
        <w:ind w:right="419"/>
        <w:rPr>
          <w:rFonts w:eastAsia="Calibri"/>
          <w:b/>
          <w:bCs/>
        </w:rPr>
      </w:pPr>
      <w:r w:rsidRPr="006F1D1D">
        <w:rPr>
          <w:rFonts w:eastAsia="Calibri"/>
          <w:b/>
          <w:bCs/>
        </w:rPr>
        <w:t>Corresponding author</w:t>
      </w:r>
    </w:p>
    <w:p w14:paraId="09DBC1B9" w14:textId="3815B204" w:rsidR="00E36BFB" w:rsidRPr="006F1D1D" w:rsidRDefault="00E36BFB" w:rsidP="00145006">
      <w:pPr>
        <w:ind w:right="419"/>
        <w:rPr>
          <w:rFonts w:eastAsia="Calibri"/>
          <w:rPrChange w:id="3" w:author="Thomas Husson" w:date="2025-11-27T10:57:00Z" w16du:dateUtc="2025-11-27T09:57:00Z">
            <w:rPr>
              <w:rFonts w:eastAsia="Calibri"/>
              <w:lang w:val="en-GB"/>
            </w:rPr>
          </w:rPrChange>
        </w:rPr>
      </w:pPr>
      <w:r w:rsidRPr="006F1D1D">
        <w:rPr>
          <w:rFonts w:eastAsia="Calibri"/>
          <w:rPrChange w:id="4" w:author="Thomas Husson" w:date="2025-11-27T10:57:00Z" w16du:dateUtc="2025-11-27T09:57:00Z">
            <w:rPr>
              <w:rFonts w:eastAsia="Calibri"/>
              <w:lang w:val="en-GB"/>
            </w:rPr>
          </w:rPrChange>
        </w:rPr>
        <w:t xml:space="preserve">Antoine </w:t>
      </w:r>
      <w:r w:rsidR="0015347A" w:rsidRPr="006F1D1D">
        <w:rPr>
          <w:rFonts w:eastAsia="Calibri"/>
          <w:rPrChange w:id="5" w:author="Thomas Husson" w:date="2025-11-27T10:57:00Z" w16du:dateUtc="2025-11-27T09:57:00Z">
            <w:rPr>
              <w:rFonts w:eastAsia="Calibri"/>
              <w:lang w:val="en-GB"/>
            </w:rPr>
          </w:rPrChange>
        </w:rPr>
        <w:t>Mariani</w:t>
      </w:r>
      <w:r w:rsidRPr="006F1D1D">
        <w:rPr>
          <w:rFonts w:eastAsia="Calibri"/>
          <w:rPrChange w:id="6" w:author="Thomas Husson" w:date="2025-11-27T10:57:00Z" w16du:dateUtc="2025-11-27T09:57:00Z">
            <w:rPr>
              <w:rFonts w:eastAsia="Calibri"/>
              <w:lang w:val="en-GB"/>
            </w:rPr>
          </w:rPrChange>
        </w:rPr>
        <w:t>, M.D</w:t>
      </w:r>
      <w:r w:rsidR="000A0972" w:rsidRPr="006F1D1D">
        <w:rPr>
          <w:rFonts w:eastAsia="Calibri"/>
          <w:rPrChange w:id="7" w:author="Thomas Husson" w:date="2025-11-27T10:57:00Z" w16du:dateUtc="2025-11-27T09:57:00Z">
            <w:rPr>
              <w:rFonts w:eastAsia="Calibri"/>
              <w:lang w:val="en-GB"/>
            </w:rPr>
          </w:rPrChange>
        </w:rPr>
        <w:t>, Ph.D.</w:t>
      </w:r>
    </w:p>
    <w:p w14:paraId="4EA37D8B" w14:textId="16AEE661" w:rsidR="00E36BFB" w:rsidRPr="006F1D1D" w:rsidRDefault="00E36BFB" w:rsidP="00145006">
      <w:pPr>
        <w:ind w:right="419"/>
        <w:rPr>
          <w:rFonts w:eastAsia="Calibri"/>
          <w:rPrChange w:id="8" w:author="Thomas Husson" w:date="2025-11-27T10:57:00Z" w16du:dateUtc="2025-11-27T09:57:00Z">
            <w:rPr>
              <w:rFonts w:eastAsia="Calibri"/>
              <w:lang w:val="en-GB"/>
            </w:rPr>
          </w:rPrChange>
        </w:rPr>
      </w:pPr>
      <w:r w:rsidRPr="006F1D1D">
        <w:rPr>
          <w:rFonts w:eastAsia="Calibri"/>
          <w:rPrChange w:id="9" w:author="Thomas Husson" w:date="2025-11-27T10:57:00Z" w16du:dateUtc="2025-11-27T09:57:00Z">
            <w:rPr>
              <w:rFonts w:eastAsia="Calibri"/>
              <w:lang w:val="en-GB"/>
            </w:rPr>
          </w:rPrChange>
        </w:rPr>
        <w:t xml:space="preserve">Department of digestive surgery </w:t>
      </w:r>
      <w:r w:rsidR="0015347A" w:rsidRPr="006F1D1D">
        <w:rPr>
          <w:rFonts w:eastAsia="Calibri"/>
          <w:rPrChange w:id="10" w:author="Thomas Husson" w:date="2025-11-27T10:57:00Z" w16du:dateUtc="2025-11-27T09:57:00Z">
            <w:rPr>
              <w:rFonts w:eastAsia="Calibri"/>
              <w:lang w:val="en-GB"/>
            </w:rPr>
          </w:rPrChange>
        </w:rPr>
        <w:t>a</w:t>
      </w:r>
      <w:r w:rsidRPr="006F1D1D">
        <w:rPr>
          <w:rFonts w:eastAsia="Calibri"/>
          <w:rPrChange w:id="11" w:author="Thomas Husson" w:date="2025-11-27T10:57:00Z" w16du:dateUtc="2025-11-27T09:57:00Z">
            <w:rPr>
              <w:rFonts w:eastAsia="Calibri"/>
              <w:lang w:val="en-GB"/>
            </w:rPr>
          </w:rPrChange>
        </w:rPr>
        <w:t>nd surgical oncology</w:t>
      </w:r>
    </w:p>
    <w:p w14:paraId="71142532" w14:textId="1D02B78D" w:rsidR="00E36BFB" w:rsidRPr="008E5FA3" w:rsidRDefault="0015347A" w:rsidP="00145006">
      <w:pPr>
        <w:ind w:right="419"/>
        <w:rPr>
          <w:rFonts w:eastAsia="Calibri"/>
          <w:lang w:val="fr-FR"/>
        </w:rPr>
      </w:pPr>
      <w:r w:rsidRPr="008E5FA3">
        <w:rPr>
          <w:rFonts w:eastAsia="Calibri"/>
          <w:lang w:val="fr-FR"/>
        </w:rPr>
        <w:t>Hôpital Européen Georges Pompidou</w:t>
      </w:r>
    </w:p>
    <w:p w14:paraId="2CE3D7FE" w14:textId="77777777" w:rsidR="00E36BFB" w:rsidRPr="008E5FA3" w:rsidRDefault="00E36BFB" w:rsidP="00145006">
      <w:pPr>
        <w:ind w:right="419"/>
        <w:rPr>
          <w:rFonts w:eastAsia="Calibri"/>
          <w:lang w:val="fr-FR"/>
        </w:rPr>
      </w:pPr>
      <w:r w:rsidRPr="008E5FA3">
        <w:rPr>
          <w:rFonts w:eastAsia="Calibri"/>
          <w:lang w:val="fr-FR"/>
        </w:rPr>
        <w:t>Assistance Publique des Hôpitaux de Paris</w:t>
      </w:r>
    </w:p>
    <w:p w14:paraId="514DE7D9" w14:textId="77777777" w:rsidR="0015347A" w:rsidRPr="008E5FA3" w:rsidRDefault="0015347A" w:rsidP="00145006">
      <w:pPr>
        <w:ind w:right="419"/>
        <w:rPr>
          <w:rFonts w:eastAsia="Calibri"/>
          <w:lang w:val="fr-FR"/>
        </w:rPr>
      </w:pPr>
    </w:p>
    <w:p w14:paraId="65610310" w14:textId="5B2CE8AC" w:rsidR="00E36BFB" w:rsidRPr="008E5FA3" w:rsidRDefault="00E36BFB" w:rsidP="00145006">
      <w:pPr>
        <w:ind w:right="419"/>
        <w:rPr>
          <w:rFonts w:eastAsia="Calibri"/>
          <w:lang w:val="fr-FR"/>
        </w:rPr>
      </w:pPr>
      <w:r w:rsidRPr="008E5FA3">
        <w:rPr>
          <w:rFonts w:eastAsia="Calibri"/>
          <w:lang w:val="fr-FR"/>
        </w:rPr>
        <w:t xml:space="preserve">Phone : +33 </w:t>
      </w:r>
      <w:r w:rsidR="0015347A" w:rsidRPr="008E5FA3">
        <w:rPr>
          <w:rFonts w:eastAsia="Calibri"/>
          <w:lang w:val="fr-FR"/>
        </w:rPr>
        <w:t>1</w:t>
      </w:r>
      <w:r w:rsidR="000A0972" w:rsidRPr="008E5FA3">
        <w:rPr>
          <w:rFonts w:eastAsia="Calibri"/>
          <w:lang w:val="fr-FR"/>
        </w:rPr>
        <w:t xml:space="preserve"> 56 09 35 62</w:t>
      </w:r>
    </w:p>
    <w:p w14:paraId="55BF6184" w14:textId="7ED8AD14" w:rsidR="00E36BFB" w:rsidRPr="008E5FA3" w:rsidRDefault="00E36BFB" w:rsidP="00145006">
      <w:pPr>
        <w:ind w:right="419"/>
        <w:rPr>
          <w:rFonts w:eastAsia="Calibri"/>
          <w:color w:val="0563C1"/>
          <w:u w:val="single"/>
          <w:lang w:val="fr-FR"/>
        </w:rPr>
      </w:pPr>
      <w:proofErr w:type="gramStart"/>
      <w:r w:rsidRPr="008E5FA3">
        <w:rPr>
          <w:rFonts w:eastAsia="Calibri"/>
          <w:lang w:val="fr-FR"/>
        </w:rPr>
        <w:t>E-mail</w:t>
      </w:r>
      <w:proofErr w:type="gramEnd"/>
      <w:r w:rsidRPr="008E5FA3">
        <w:rPr>
          <w:rFonts w:eastAsia="Calibri"/>
          <w:lang w:val="fr-FR"/>
        </w:rPr>
        <w:t xml:space="preserve"> : </w:t>
      </w:r>
      <w:r w:rsidR="0007521E" w:rsidRPr="008E5FA3">
        <w:rPr>
          <w:rFonts w:eastAsia="Calibri"/>
          <w:lang w:val="fr-FR"/>
        </w:rPr>
        <w:t>antoine.</w:t>
      </w:r>
      <w:r w:rsidR="0015347A" w:rsidRPr="008E5FA3">
        <w:rPr>
          <w:rFonts w:eastAsia="Calibri"/>
          <w:lang w:val="fr-FR"/>
        </w:rPr>
        <w:t>mariani@aphp.fr</w:t>
      </w:r>
    </w:p>
    <w:p w14:paraId="3EF2AE66" w14:textId="58F8B884" w:rsidR="00E36BFB" w:rsidRPr="008E5FA3" w:rsidRDefault="00E36BFB" w:rsidP="00145006">
      <w:pPr>
        <w:pBdr>
          <w:top w:val="nil"/>
          <w:left w:val="nil"/>
          <w:bottom w:val="nil"/>
          <w:right w:val="nil"/>
          <w:between w:val="nil"/>
        </w:pBdr>
        <w:spacing w:line="480" w:lineRule="auto"/>
        <w:ind w:right="419"/>
        <w:rPr>
          <w:color w:val="000000"/>
          <w:lang w:val="fr-FR"/>
        </w:rPr>
      </w:pPr>
    </w:p>
    <w:p w14:paraId="599D3A4C" w14:textId="77777777" w:rsidR="00E36BFB" w:rsidRPr="006F1D1D" w:rsidRDefault="00E36BFB" w:rsidP="00145006">
      <w:pPr>
        <w:ind w:right="419"/>
        <w:rPr>
          <w:rFonts w:eastAsia="Calibri"/>
          <w:b/>
          <w:bCs/>
          <w:color w:val="000000" w:themeColor="text1"/>
        </w:rPr>
      </w:pPr>
      <w:r w:rsidRPr="006F1D1D">
        <w:rPr>
          <w:rFonts w:eastAsia="Calibri"/>
          <w:b/>
          <w:bCs/>
          <w:color w:val="000000" w:themeColor="text1"/>
        </w:rPr>
        <w:t>Conference presentation</w:t>
      </w:r>
    </w:p>
    <w:p w14:paraId="58CB8DA6" w14:textId="7F7EF733" w:rsidR="00E36BFB" w:rsidRPr="006F1D1D" w:rsidRDefault="00E36BFB" w:rsidP="00145006">
      <w:pPr>
        <w:ind w:right="419"/>
        <w:jc w:val="both"/>
        <w:rPr>
          <w:color w:val="000000"/>
          <w:rPrChange w:id="12" w:author="Thomas Husson" w:date="2025-11-27T10:57:00Z" w16du:dateUtc="2025-11-27T09:57:00Z">
            <w:rPr>
              <w:color w:val="000000"/>
              <w:lang w:val="en-GB"/>
            </w:rPr>
          </w:rPrChange>
        </w:rPr>
      </w:pPr>
      <w:r w:rsidRPr="006F1D1D">
        <w:rPr>
          <w:rFonts w:eastAsia="Calibri"/>
          <w:rPrChange w:id="13" w:author="Thomas Husson" w:date="2025-11-27T10:57:00Z" w16du:dateUtc="2025-11-27T09:57:00Z">
            <w:rPr>
              <w:rFonts w:eastAsia="Calibri"/>
              <w:lang w:val="en-GB"/>
            </w:rPr>
          </w:rPrChange>
        </w:rPr>
        <w:t xml:space="preserve">The results reported in this paper were presented </w:t>
      </w:r>
      <w:r w:rsidR="00A42CB9" w:rsidRPr="006F1D1D">
        <w:rPr>
          <w:rFonts w:eastAsia="Calibri"/>
          <w:rPrChange w:id="14" w:author="Thomas Husson" w:date="2025-11-27T10:57:00Z" w16du:dateUtc="2025-11-27T09:57:00Z">
            <w:rPr>
              <w:rFonts w:eastAsia="Calibri"/>
              <w:lang w:val="en-GB"/>
            </w:rPr>
          </w:rPrChange>
        </w:rPr>
        <w:t xml:space="preserve">as a poster presentation </w:t>
      </w:r>
      <w:r w:rsidRPr="006F1D1D">
        <w:rPr>
          <w:rFonts w:eastAsia="Calibri"/>
          <w:rPrChange w:id="15" w:author="Thomas Husson" w:date="2025-11-27T10:57:00Z" w16du:dateUtc="2025-11-27T09:57:00Z">
            <w:rPr>
              <w:rFonts w:eastAsia="Calibri"/>
              <w:lang w:val="en-GB"/>
            </w:rPr>
          </w:rPrChange>
        </w:rPr>
        <w:t>at the 20</w:t>
      </w:r>
      <w:r w:rsidRPr="006F1D1D">
        <w:rPr>
          <w:rFonts w:eastAsia="Calibri"/>
          <w:vertAlign w:val="superscript"/>
          <w:rPrChange w:id="16" w:author="Thomas Husson" w:date="2025-11-27T10:57:00Z" w16du:dateUtc="2025-11-27T09:57:00Z">
            <w:rPr>
              <w:rFonts w:eastAsia="Calibri"/>
              <w:vertAlign w:val="superscript"/>
              <w:lang w:val="en-GB"/>
            </w:rPr>
          </w:rPrChange>
        </w:rPr>
        <w:t>th</w:t>
      </w:r>
      <w:r w:rsidRPr="006F1D1D">
        <w:rPr>
          <w:rFonts w:eastAsia="Calibri"/>
          <w:rPrChange w:id="17" w:author="Thomas Husson" w:date="2025-11-27T10:57:00Z" w16du:dateUtc="2025-11-27T09:57:00Z">
            <w:rPr>
              <w:rFonts w:eastAsia="Calibri"/>
              <w:lang w:val="en-GB"/>
            </w:rPr>
          </w:rPrChange>
        </w:rPr>
        <w:t xml:space="preserve"> congress</w:t>
      </w:r>
      <w:r w:rsidR="000579EE" w:rsidRPr="006F1D1D">
        <w:rPr>
          <w:rFonts w:eastAsia="Calibri"/>
          <w:rPrChange w:id="18" w:author="Thomas Husson" w:date="2025-11-27T10:57:00Z" w16du:dateUtc="2025-11-27T09:57:00Z">
            <w:rPr>
              <w:rFonts w:eastAsia="Calibri"/>
              <w:lang w:val="en-GB"/>
            </w:rPr>
          </w:rPrChange>
        </w:rPr>
        <w:t xml:space="preserve"> </w:t>
      </w:r>
      <w:r w:rsidRPr="006F1D1D">
        <w:rPr>
          <w:rFonts w:eastAsia="Calibri"/>
          <w:rPrChange w:id="19" w:author="Thomas Husson" w:date="2025-11-27T10:57:00Z" w16du:dateUtc="2025-11-27T09:57:00Z">
            <w:rPr>
              <w:rFonts w:eastAsia="Calibri"/>
              <w:lang w:val="en-GB"/>
            </w:rPr>
          </w:rPrChange>
        </w:rPr>
        <w:t xml:space="preserve">of </w:t>
      </w:r>
      <w:r w:rsidR="0015347A" w:rsidRPr="006F1D1D">
        <w:rPr>
          <w:rFonts w:eastAsia="Calibri"/>
          <w:rPrChange w:id="20" w:author="Thomas Husson" w:date="2025-11-27T10:57:00Z" w16du:dateUtc="2025-11-27T09:57:00Z">
            <w:rPr>
              <w:rFonts w:eastAsia="Calibri"/>
              <w:lang w:val="en-GB"/>
            </w:rPr>
          </w:rPrChange>
        </w:rPr>
        <w:t>ESCP</w:t>
      </w:r>
      <w:r w:rsidRPr="006F1D1D">
        <w:rPr>
          <w:rFonts w:eastAsia="Calibri"/>
          <w:rPrChange w:id="21" w:author="Thomas Husson" w:date="2025-11-27T10:57:00Z" w16du:dateUtc="2025-11-27T09:57:00Z">
            <w:rPr>
              <w:rFonts w:eastAsia="Calibri"/>
              <w:lang w:val="en-GB"/>
            </w:rPr>
          </w:rPrChange>
        </w:rPr>
        <w:t xml:space="preserve"> (</w:t>
      </w:r>
      <w:r w:rsidR="0015347A" w:rsidRPr="006F1D1D">
        <w:rPr>
          <w:rFonts w:eastAsia="Calibri"/>
          <w:rPrChange w:id="22" w:author="Thomas Husson" w:date="2025-11-27T10:57:00Z" w16du:dateUtc="2025-11-27T09:57:00Z">
            <w:rPr>
              <w:rFonts w:eastAsia="Calibri"/>
              <w:lang w:val="en-GB"/>
            </w:rPr>
          </w:rPrChange>
        </w:rPr>
        <w:t>September</w:t>
      </w:r>
      <w:r w:rsidRPr="006F1D1D">
        <w:rPr>
          <w:rFonts w:eastAsia="Calibri"/>
          <w:rPrChange w:id="23" w:author="Thomas Husson" w:date="2025-11-27T10:57:00Z" w16du:dateUtc="2025-11-27T09:57:00Z">
            <w:rPr>
              <w:rFonts w:eastAsia="Calibri"/>
              <w:lang w:val="en-GB"/>
            </w:rPr>
          </w:rPrChange>
        </w:rPr>
        <w:t xml:space="preserve"> </w:t>
      </w:r>
      <w:r w:rsidR="0015347A" w:rsidRPr="006F1D1D">
        <w:rPr>
          <w:rFonts w:eastAsia="Calibri"/>
          <w:rPrChange w:id="24" w:author="Thomas Husson" w:date="2025-11-27T10:57:00Z" w16du:dateUtc="2025-11-27T09:57:00Z">
            <w:rPr>
              <w:rFonts w:eastAsia="Calibri"/>
              <w:lang w:val="en-GB"/>
            </w:rPr>
          </w:rPrChange>
        </w:rPr>
        <w:t>6</w:t>
      </w:r>
      <w:r w:rsidRPr="006F1D1D">
        <w:rPr>
          <w:rFonts w:eastAsia="Calibri"/>
          <w:vertAlign w:val="superscript"/>
          <w:rPrChange w:id="25" w:author="Thomas Husson" w:date="2025-11-27T10:57:00Z" w16du:dateUtc="2025-11-27T09:57:00Z">
            <w:rPr>
              <w:rFonts w:eastAsia="Calibri"/>
              <w:vertAlign w:val="superscript"/>
              <w:lang w:val="en-GB"/>
            </w:rPr>
          </w:rPrChange>
        </w:rPr>
        <w:t>th</w:t>
      </w:r>
      <w:proofErr w:type="gramStart"/>
      <w:r w:rsidRPr="006F1D1D">
        <w:rPr>
          <w:rFonts w:eastAsia="Calibri"/>
          <w:rPrChange w:id="26" w:author="Thomas Husson" w:date="2025-11-27T10:57:00Z" w16du:dateUtc="2025-11-27T09:57:00Z">
            <w:rPr>
              <w:rFonts w:eastAsia="Calibri"/>
              <w:lang w:val="en-GB"/>
            </w:rPr>
          </w:rPrChange>
        </w:rPr>
        <w:t xml:space="preserve"> 2025</w:t>
      </w:r>
      <w:proofErr w:type="gramEnd"/>
      <w:r w:rsidRPr="006F1D1D">
        <w:rPr>
          <w:rFonts w:eastAsia="Calibri"/>
          <w:rPrChange w:id="27" w:author="Thomas Husson" w:date="2025-11-27T10:57:00Z" w16du:dateUtc="2025-11-27T09:57:00Z">
            <w:rPr>
              <w:rFonts w:eastAsia="Calibri"/>
              <w:lang w:val="en-GB"/>
            </w:rPr>
          </w:rPrChange>
        </w:rPr>
        <w:t>)</w:t>
      </w:r>
      <w:r w:rsidR="00A42CB9" w:rsidRPr="006F1D1D">
        <w:rPr>
          <w:rFonts w:eastAsia="Calibri"/>
          <w:rPrChange w:id="28" w:author="Thomas Husson" w:date="2025-11-27T10:57:00Z" w16du:dateUtc="2025-11-27T09:57:00Z">
            <w:rPr>
              <w:rFonts w:eastAsia="Calibri"/>
              <w:lang w:val="en-GB"/>
            </w:rPr>
          </w:rPrChange>
        </w:rPr>
        <w:t xml:space="preserve"> and oral communication at the </w:t>
      </w:r>
      <w:r w:rsidR="0015347A" w:rsidRPr="006F1D1D">
        <w:rPr>
          <w:rFonts w:eastAsia="Calibri"/>
          <w:rPrChange w:id="29" w:author="Thomas Husson" w:date="2025-11-27T10:57:00Z" w16du:dateUtc="2025-11-27T09:57:00Z">
            <w:rPr>
              <w:rFonts w:eastAsia="Calibri"/>
              <w:lang w:val="en-GB"/>
            </w:rPr>
          </w:rPrChange>
        </w:rPr>
        <w:t>1</w:t>
      </w:r>
      <w:r w:rsidR="0015347A" w:rsidRPr="006F1D1D">
        <w:rPr>
          <w:rFonts w:eastAsia="Calibri"/>
          <w:vertAlign w:val="superscript"/>
          <w:rPrChange w:id="30" w:author="Thomas Husson" w:date="2025-11-27T10:57:00Z" w16du:dateUtc="2025-11-27T09:57:00Z">
            <w:rPr>
              <w:rFonts w:eastAsia="Calibri"/>
              <w:vertAlign w:val="superscript"/>
              <w:lang w:val="en-GB"/>
            </w:rPr>
          </w:rPrChange>
        </w:rPr>
        <w:t>st</w:t>
      </w:r>
      <w:r w:rsidR="0015347A" w:rsidRPr="006F1D1D">
        <w:rPr>
          <w:rFonts w:eastAsia="Calibri"/>
          <w:rPrChange w:id="31" w:author="Thomas Husson" w:date="2025-11-27T10:57:00Z" w16du:dateUtc="2025-11-27T09:57:00Z">
            <w:rPr>
              <w:rFonts w:eastAsia="Calibri"/>
              <w:lang w:val="en-GB"/>
            </w:rPr>
          </w:rPrChange>
        </w:rPr>
        <w:t xml:space="preserve"> mutual French annual congress of surgery (3CVD).</w:t>
      </w:r>
      <w:r w:rsidRPr="006F1D1D">
        <w:rPr>
          <w:rFonts w:eastAsia="Calibri"/>
          <w:rPrChange w:id="32" w:author="Thomas Husson" w:date="2025-11-27T10:57:00Z" w16du:dateUtc="2025-11-27T09:57:00Z">
            <w:rPr>
              <w:rFonts w:eastAsia="Calibri"/>
              <w:lang w:val="en-GB"/>
            </w:rPr>
          </w:rPrChange>
        </w:rPr>
        <w:t xml:space="preserve"> The manuscript, including related data, figures and tables has not been previously published and the manuscript is not under consideration elsewhere.</w:t>
      </w:r>
    </w:p>
    <w:p w14:paraId="42DAA949" w14:textId="77777777" w:rsidR="00E36BFB" w:rsidRPr="006F1D1D" w:rsidRDefault="00E36BFB" w:rsidP="00075594">
      <w:pPr>
        <w:pBdr>
          <w:top w:val="nil"/>
          <w:left w:val="nil"/>
          <w:bottom w:val="nil"/>
          <w:right w:val="nil"/>
          <w:between w:val="nil"/>
        </w:pBdr>
        <w:spacing w:line="480" w:lineRule="auto"/>
        <w:ind w:right="419"/>
        <w:rPr>
          <w:color w:val="000000"/>
        </w:rPr>
      </w:pPr>
    </w:p>
    <w:p w14:paraId="127F7368" w14:textId="77777777" w:rsidR="00E36BFB" w:rsidRPr="006F1D1D" w:rsidRDefault="00E36BFB" w:rsidP="00145006">
      <w:pPr>
        <w:pBdr>
          <w:top w:val="nil"/>
          <w:left w:val="nil"/>
          <w:bottom w:val="nil"/>
          <w:right w:val="nil"/>
          <w:between w:val="nil"/>
        </w:pBdr>
        <w:spacing w:line="480" w:lineRule="auto"/>
        <w:ind w:right="419"/>
        <w:rPr>
          <w:b/>
        </w:rPr>
      </w:pPr>
    </w:p>
    <w:p w14:paraId="121A466D" w14:textId="77777777" w:rsidR="00E36BFB" w:rsidRPr="006F1D1D" w:rsidRDefault="00E36BFB" w:rsidP="00145006">
      <w:pPr>
        <w:pBdr>
          <w:top w:val="nil"/>
          <w:left w:val="nil"/>
          <w:bottom w:val="nil"/>
          <w:right w:val="nil"/>
          <w:between w:val="nil"/>
        </w:pBdr>
        <w:spacing w:line="480" w:lineRule="auto"/>
        <w:ind w:right="419"/>
        <w:rPr>
          <w:b/>
        </w:rPr>
      </w:pPr>
    </w:p>
    <w:p w14:paraId="1DE43BAD" w14:textId="77777777" w:rsidR="00E36BFB" w:rsidRPr="006F1D1D" w:rsidRDefault="00E36BFB" w:rsidP="00145006">
      <w:pPr>
        <w:pBdr>
          <w:top w:val="nil"/>
          <w:left w:val="nil"/>
          <w:bottom w:val="nil"/>
          <w:right w:val="nil"/>
          <w:between w:val="nil"/>
        </w:pBdr>
        <w:spacing w:line="480" w:lineRule="auto"/>
        <w:ind w:right="419"/>
        <w:rPr>
          <w:b/>
        </w:rPr>
      </w:pPr>
    </w:p>
    <w:p w14:paraId="31B0E8AB" w14:textId="77777777" w:rsidR="00E36BFB" w:rsidRPr="006F1D1D" w:rsidRDefault="00E36BFB" w:rsidP="00145006">
      <w:pPr>
        <w:ind w:right="419"/>
        <w:rPr>
          <w:b/>
        </w:rPr>
      </w:pPr>
      <w:r w:rsidRPr="006F1D1D">
        <w:rPr>
          <w:b/>
        </w:rPr>
        <w:br w:type="page"/>
      </w:r>
    </w:p>
    <w:p w14:paraId="6D725211" w14:textId="63065CEC" w:rsidR="00496966" w:rsidRPr="006F1D1D" w:rsidRDefault="00496966" w:rsidP="00496966">
      <w:pPr>
        <w:pBdr>
          <w:top w:val="nil"/>
          <w:left w:val="nil"/>
          <w:bottom w:val="nil"/>
          <w:right w:val="nil"/>
          <w:between w:val="nil"/>
        </w:pBdr>
        <w:spacing w:line="480" w:lineRule="auto"/>
        <w:ind w:right="419"/>
        <w:rPr>
          <w:b/>
          <w:bCs/>
        </w:rPr>
      </w:pPr>
      <w:r w:rsidRPr="006F1D1D">
        <w:rPr>
          <w:b/>
          <w:bCs/>
        </w:rPr>
        <w:lastRenderedPageBreak/>
        <w:t>Abstract</w:t>
      </w:r>
    </w:p>
    <w:p w14:paraId="4A17C32F" w14:textId="4ACB1F08" w:rsidR="00496966" w:rsidRPr="006F1D1D" w:rsidRDefault="00496966" w:rsidP="00496966">
      <w:pPr>
        <w:pBdr>
          <w:top w:val="nil"/>
          <w:left w:val="nil"/>
          <w:bottom w:val="nil"/>
          <w:right w:val="nil"/>
          <w:between w:val="nil"/>
        </w:pBdr>
        <w:spacing w:line="480" w:lineRule="auto"/>
        <w:ind w:right="419"/>
      </w:pPr>
      <w:r w:rsidRPr="006F1D1D">
        <w:rPr>
          <w:b/>
          <w:bCs/>
        </w:rPr>
        <w:t>Aim</w:t>
      </w:r>
      <w:r w:rsidRPr="006F1D1D">
        <w:br/>
        <w:t xml:space="preserve">Laparoscopic surgery is increasingly used in emergency settings, but its role in generalized diverticular peritonitis remains debated. We aimed to compare laparoscopic Hartmann’s procedure with open </w:t>
      </w:r>
      <w:proofErr w:type="spellStart"/>
      <w:r w:rsidRPr="006F1D1D">
        <w:t>sigmoidectomy</w:t>
      </w:r>
      <w:proofErr w:type="spellEnd"/>
      <w:r w:rsidRPr="006F1D1D">
        <w:t xml:space="preserve"> with primary anastomosis and diverting ileostomy.</w:t>
      </w:r>
    </w:p>
    <w:p w14:paraId="0CA7C642" w14:textId="77777777" w:rsidR="00496966" w:rsidRPr="006F1D1D" w:rsidRDefault="00496966" w:rsidP="00496966">
      <w:pPr>
        <w:pBdr>
          <w:top w:val="nil"/>
          <w:left w:val="nil"/>
          <w:bottom w:val="nil"/>
          <w:right w:val="nil"/>
          <w:between w:val="nil"/>
        </w:pBdr>
        <w:spacing w:line="480" w:lineRule="auto"/>
        <w:ind w:right="419"/>
      </w:pPr>
      <w:r w:rsidRPr="006F1D1D">
        <w:t>Methods</w:t>
      </w:r>
      <w:r w:rsidRPr="006F1D1D">
        <w:br/>
        <w:t xml:space="preserve">This retrospective study used a national multicenter cohort from the Association Française de </w:t>
      </w:r>
      <w:proofErr w:type="spellStart"/>
      <w:r w:rsidRPr="006F1D1D">
        <w:t>Chirurgie</w:t>
      </w:r>
      <w:proofErr w:type="spellEnd"/>
      <w:r w:rsidRPr="006F1D1D">
        <w:t>, including 7,053 patients who underwent surgery for colonic diverticulitis. We included emergency cases with generalized peritonitis (Hinchey III or IV) treated by laparoscopic Hartmann or open anastomosis with ileostomy. Elective cases, Hinchey I–II, or other procedures were excluded. Pre-, intra-, and postoperative outcomes and stoma-free survival were compared after propensity score matching on preoperative variables.</w:t>
      </w:r>
    </w:p>
    <w:p w14:paraId="1B6D7FD6" w14:textId="77777777" w:rsidR="00496966" w:rsidRPr="006F1D1D" w:rsidRDefault="00496966" w:rsidP="00496966">
      <w:pPr>
        <w:pBdr>
          <w:top w:val="nil"/>
          <w:left w:val="nil"/>
          <w:bottom w:val="nil"/>
          <w:right w:val="nil"/>
          <w:between w:val="nil"/>
        </w:pBdr>
        <w:spacing w:line="480" w:lineRule="auto"/>
        <w:ind w:right="419"/>
      </w:pPr>
      <w:r w:rsidRPr="006F1D1D">
        <w:rPr>
          <w:b/>
          <w:bCs/>
        </w:rPr>
        <w:t>Results</w:t>
      </w:r>
      <w:r w:rsidRPr="006F1D1D">
        <w:br/>
        <w:t xml:space="preserve">A total of 285 patients met inclusion criteria (138 laparoscopic Hartmann, 147 open anastomosis). After matching, 101 patients were included in each group. Baseline characteristics were comparable. 30% of the overall population had Hinchey IV diverticulitis. Conversion was required in 49% of the laparoscopic Hartmann cases. Laparoscopic Hartmann’s procedure did not confer significant benefits concerning postoperative outcomes including 90-day morbidity (53% vs 50%, p = 0.8), major complications (27% vs 26%, p &gt; 0.9), 90-day mortality (5% vs 3%, p = 0.7), or length of hospital stay (12 vs 10 days, p = 0.095), and was associated with fewer stoma reversal (70% vs 88%, p = 0.002), with longer delay (144 vs 113 days, p = 0.068). </w:t>
      </w:r>
      <w:r w:rsidRPr="006F1D1D">
        <w:lastRenderedPageBreak/>
        <w:t>Stoma-free survival at 2 years was significantly better in the anastomosis group (88% vs 70%, respectively; log-rank p &lt; 0.0001; Cox model HR = 2.28 [1.39–2.44], p &lt; 0.0001).</w:t>
      </w:r>
    </w:p>
    <w:p w14:paraId="52CDEE83" w14:textId="77777777" w:rsidR="00496966" w:rsidRPr="006F1D1D" w:rsidRDefault="00496966" w:rsidP="00496966">
      <w:pPr>
        <w:pBdr>
          <w:top w:val="nil"/>
          <w:left w:val="nil"/>
          <w:bottom w:val="nil"/>
          <w:right w:val="nil"/>
          <w:between w:val="nil"/>
        </w:pBdr>
        <w:spacing w:line="480" w:lineRule="auto"/>
        <w:ind w:right="419"/>
      </w:pPr>
      <w:r w:rsidRPr="006F1D1D">
        <w:rPr>
          <w:b/>
          <w:bCs/>
        </w:rPr>
        <w:t>Conclusion</w:t>
      </w:r>
      <w:r w:rsidRPr="006F1D1D">
        <w:br/>
        <w:t>Although early outcomes were comparable, the minimally invasive Hartmann’s procedure was associated with fewer stoma reversals and poorer stoma-free survival. When feasible, open primary anastomosis should remain the preferred approach.</w:t>
      </w:r>
    </w:p>
    <w:p w14:paraId="5EB8F46A" w14:textId="77777777" w:rsidR="003C7976" w:rsidRPr="006F1D1D" w:rsidRDefault="003C7976" w:rsidP="00781933">
      <w:pPr>
        <w:pBdr>
          <w:top w:val="nil"/>
          <w:left w:val="nil"/>
          <w:bottom w:val="nil"/>
          <w:right w:val="nil"/>
          <w:between w:val="nil"/>
        </w:pBdr>
        <w:spacing w:line="480" w:lineRule="auto"/>
        <w:ind w:right="419"/>
        <w:rPr>
          <w:b/>
          <w:bCs/>
        </w:rPr>
      </w:pPr>
    </w:p>
    <w:p w14:paraId="27A91566" w14:textId="1175C112" w:rsidR="00451979" w:rsidRPr="006F1D1D" w:rsidRDefault="00D11F4D" w:rsidP="00781933">
      <w:pPr>
        <w:pBdr>
          <w:top w:val="nil"/>
          <w:left w:val="nil"/>
          <w:bottom w:val="nil"/>
          <w:right w:val="nil"/>
          <w:between w:val="nil"/>
        </w:pBdr>
        <w:spacing w:line="480" w:lineRule="auto"/>
        <w:ind w:right="419"/>
        <w:rPr>
          <w:b/>
          <w:bCs/>
        </w:rPr>
      </w:pPr>
      <w:proofErr w:type="spellStart"/>
      <w:r w:rsidRPr="006F1D1D">
        <w:rPr>
          <w:b/>
          <w:bCs/>
        </w:rPr>
        <w:t>MeSH</w:t>
      </w:r>
      <w:proofErr w:type="spellEnd"/>
      <w:r w:rsidRPr="006F1D1D">
        <w:rPr>
          <w:b/>
          <w:bCs/>
        </w:rPr>
        <w:t xml:space="preserve"> </w:t>
      </w:r>
      <w:proofErr w:type="gramStart"/>
      <w:r w:rsidRPr="006F1D1D">
        <w:rPr>
          <w:b/>
          <w:bCs/>
        </w:rPr>
        <w:t>Keywords :</w:t>
      </w:r>
      <w:proofErr w:type="gramEnd"/>
      <w:r w:rsidRPr="006F1D1D">
        <w:t xml:space="preserve"> </w:t>
      </w:r>
      <w:r w:rsidR="003C7976" w:rsidRPr="006F1D1D">
        <w:t xml:space="preserve">Diverticulitis; Laparoscopy; Perforated diverticulitis; Sigmoid resection, Hartmann Procedure, Propensity score. </w:t>
      </w:r>
    </w:p>
    <w:p w14:paraId="35AB7C97" w14:textId="77777777" w:rsidR="00D11F4D" w:rsidRPr="006F1D1D" w:rsidRDefault="00D11F4D">
      <w:pPr>
        <w:rPr>
          <w:b/>
        </w:rPr>
      </w:pPr>
      <w:r w:rsidRPr="006F1D1D">
        <w:rPr>
          <w:b/>
        </w:rPr>
        <w:br w:type="page"/>
      </w:r>
    </w:p>
    <w:p w14:paraId="11A22521" w14:textId="1F4BAFFF" w:rsidR="00451979" w:rsidRPr="006F1D1D" w:rsidRDefault="00424C07" w:rsidP="00515590">
      <w:pPr>
        <w:pBdr>
          <w:top w:val="nil"/>
          <w:left w:val="nil"/>
          <w:bottom w:val="nil"/>
          <w:right w:val="nil"/>
          <w:between w:val="nil"/>
        </w:pBdr>
        <w:spacing w:line="480" w:lineRule="auto"/>
        <w:ind w:left="720" w:right="419" w:hanging="720"/>
        <w:rPr>
          <w:b/>
        </w:rPr>
      </w:pPr>
      <w:r w:rsidRPr="006F1D1D">
        <w:rPr>
          <w:b/>
        </w:rPr>
        <w:lastRenderedPageBreak/>
        <w:t>Introduction</w:t>
      </w:r>
    </w:p>
    <w:p w14:paraId="3B2AB48C" w14:textId="1E7E4C76" w:rsidR="00E23FE0" w:rsidRPr="006F1D1D" w:rsidRDefault="00E23FE0" w:rsidP="00B86439">
      <w:pPr>
        <w:pBdr>
          <w:top w:val="nil"/>
          <w:left w:val="nil"/>
          <w:bottom w:val="nil"/>
          <w:right w:val="nil"/>
          <w:between w:val="nil"/>
        </w:pBdr>
        <w:spacing w:line="480" w:lineRule="auto"/>
        <w:ind w:right="419"/>
      </w:pPr>
      <w:r w:rsidRPr="006F1D1D">
        <w:rPr>
          <w:b/>
        </w:rPr>
        <w:br w:type="page"/>
      </w:r>
    </w:p>
    <w:p w14:paraId="201E1C88" w14:textId="5C4CA89D" w:rsidR="00451979" w:rsidRPr="006F1D1D" w:rsidRDefault="0006005F" w:rsidP="00145006">
      <w:pPr>
        <w:pBdr>
          <w:top w:val="nil"/>
          <w:left w:val="nil"/>
          <w:bottom w:val="nil"/>
          <w:right w:val="nil"/>
          <w:between w:val="nil"/>
        </w:pBdr>
        <w:spacing w:line="480" w:lineRule="auto"/>
        <w:ind w:right="419"/>
        <w:rPr>
          <w:b/>
        </w:rPr>
      </w:pPr>
      <w:r w:rsidRPr="006F1D1D">
        <w:rPr>
          <w:b/>
        </w:rPr>
        <w:lastRenderedPageBreak/>
        <w:t xml:space="preserve">Patients </w:t>
      </w:r>
      <w:r w:rsidR="004D0EF1" w:rsidRPr="006F1D1D">
        <w:rPr>
          <w:b/>
        </w:rPr>
        <w:t>and Methods</w:t>
      </w:r>
    </w:p>
    <w:p w14:paraId="5B80A876" w14:textId="25B3E408" w:rsidR="005D2875" w:rsidRPr="006F1D1D" w:rsidRDefault="001120F9" w:rsidP="00145006">
      <w:pPr>
        <w:pBdr>
          <w:top w:val="nil"/>
          <w:left w:val="nil"/>
          <w:bottom w:val="nil"/>
          <w:right w:val="nil"/>
          <w:between w:val="nil"/>
        </w:pBdr>
        <w:spacing w:line="480" w:lineRule="auto"/>
        <w:ind w:right="419"/>
        <w:rPr>
          <w:b/>
        </w:rPr>
      </w:pPr>
      <w:r w:rsidRPr="006F1D1D">
        <w:rPr>
          <w:b/>
          <w:i/>
          <w:iCs/>
        </w:rPr>
        <w:t>Patients</w:t>
      </w:r>
    </w:p>
    <w:p w14:paraId="11ECDE66" w14:textId="31A37A7D" w:rsidR="005D2875" w:rsidRPr="006F1D1D" w:rsidRDefault="005D2875" w:rsidP="00145006">
      <w:pPr>
        <w:pBdr>
          <w:top w:val="nil"/>
          <w:left w:val="nil"/>
          <w:bottom w:val="nil"/>
          <w:right w:val="nil"/>
          <w:between w:val="nil"/>
        </w:pBdr>
        <w:spacing w:line="480" w:lineRule="auto"/>
        <w:ind w:right="419"/>
      </w:pPr>
      <w:r w:rsidRPr="006F1D1D">
        <w:t xml:space="preserve">Data were obtained from a retrospective multicenter database including all </w:t>
      </w:r>
      <w:ins w:id="33" w:author="Thomas Husson" w:date="2025-11-27T10:59:00Z" w16du:dateUtc="2025-11-27T09:59:00Z">
        <w:r w:rsidR="005C7A52">
          <w:t xml:space="preserve">adult patients </w:t>
        </w:r>
      </w:ins>
      <w:r w:rsidR="00C96B35" w:rsidRPr="006F1D1D">
        <w:rPr>
          <w:rPrChange w:id="34" w:author="Thomas Husson" w:date="2025-11-27T10:57:00Z" w16du:dateUtc="2025-11-27T09:57:00Z">
            <w:rPr>
              <w:lang w:val="en-CA"/>
            </w:rPr>
          </w:rPrChange>
        </w:rPr>
        <w:t>operated</w:t>
      </w:r>
      <w:ins w:id="35" w:author="Thomas Husson" w:date="2025-11-27T10:58:00Z" w16du:dateUtc="2025-11-27T09:58:00Z">
        <w:r w:rsidR="006F1D1D">
          <w:t xml:space="preserve"> on</w:t>
        </w:r>
      </w:ins>
      <w:r w:rsidRPr="006F1D1D">
        <w:t xml:space="preserve"> for </w:t>
      </w:r>
      <w:r w:rsidR="00C96B35" w:rsidRPr="006F1D1D">
        <w:rPr>
          <w:rPrChange w:id="36" w:author="Thomas Husson" w:date="2025-11-27T10:57:00Z" w16du:dateUtc="2025-11-27T09:57:00Z">
            <w:rPr>
              <w:lang w:val="en-CA"/>
            </w:rPr>
          </w:rPrChange>
        </w:rPr>
        <w:t xml:space="preserve">sigmoid </w:t>
      </w:r>
      <w:r w:rsidRPr="006F1D1D">
        <w:t>diverticulitis</w:t>
      </w:r>
      <w:r w:rsidR="00C96B35" w:rsidRPr="006F1D1D">
        <w:rPr>
          <w:rPrChange w:id="37" w:author="Thomas Husson" w:date="2025-11-27T10:57:00Z" w16du:dateUtc="2025-11-27T09:57:00Z">
            <w:rPr>
              <w:lang w:val="en-CA"/>
            </w:rPr>
          </w:rPrChange>
        </w:rPr>
        <w:t xml:space="preserve"> (SD)</w:t>
      </w:r>
      <w:r w:rsidRPr="006F1D1D">
        <w:t xml:space="preserve"> between January 2010 and September 2021 across 43 French centers. </w:t>
      </w:r>
      <w:r w:rsidR="005D61C1" w:rsidRPr="006F1D1D">
        <w:t xml:space="preserve">This analysis is part of a study </w:t>
      </w:r>
      <w:del w:id="38" w:author="Thomas Husson" w:date="2025-11-27T10:58:00Z" w16du:dateUtc="2025-11-27T09:58:00Z">
        <w:r w:rsidRPr="006F1D1D" w:rsidDel="006F1D1D">
          <w:delText xml:space="preserve">which was </w:delText>
        </w:r>
      </w:del>
      <w:r w:rsidRPr="006F1D1D">
        <w:t xml:space="preserve">registered at ClinicalTrials.gov (NCT06200857). </w:t>
      </w:r>
      <w:r w:rsidR="000A0972" w:rsidRPr="006F1D1D">
        <w:t>The need for informed consent was waived owing to the retrospective study design.</w:t>
      </w:r>
    </w:p>
    <w:p w14:paraId="0C833A2E" w14:textId="71F38003" w:rsidR="005D2875" w:rsidRPr="006F1D1D" w:rsidRDefault="005D2875" w:rsidP="005D2875">
      <w:pPr>
        <w:pBdr>
          <w:top w:val="nil"/>
          <w:left w:val="nil"/>
          <w:bottom w:val="nil"/>
          <w:right w:val="nil"/>
          <w:between w:val="nil"/>
        </w:pBdr>
        <w:spacing w:line="480" w:lineRule="auto"/>
        <w:ind w:right="419"/>
      </w:pPr>
      <w:r w:rsidRPr="006F1D1D">
        <w:t xml:space="preserve">Patients were included if they underwent emergency surgery for </w:t>
      </w:r>
      <w:r w:rsidR="00C96B35" w:rsidRPr="006F1D1D">
        <w:rPr>
          <w:rPrChange w:id="39" w:author="Thomas Husson" w:date="2025-11-27T10:57:00Z" w16du:dateUtc="2025-11-27T09:57:00Z">
            <w:rPr>
              <w:lang w:val="en-CA"/>
            </w:rPr>
          </w:rPrChange>
        </w:rPr>
        <w:t>SD</w:t>
      </w:r>
      <w:r w:rsidR="00C96B35" w:rsidRPr="006F1D1D">
        <w:t xml:space="preserve"> </w:t>
      </w:r>
      <w:r w:rsidRPr="006F1D1D">
        <w:t xml:space="preserve">peritonitis classified as Hinchey III or IV, treated either by </w:t>
      </w:r>
      <w:r w:rsidR="00346E84" w:rsidRPr="006F1D1D">
        <w:t>open</w:t>
      </w:r>
      <w:r w:rsidRPr="006F1D1D">
        <w:t xml:space="preserve"> resection with primary anastomosis and diverting stoma or by laparoscopic Hartmann’s procedure.</w:t>
      </w:r>
    </w:p>
    <w:p w14:paraId="0511F761" w14:textId="6F722210" w:rsidR="005D61C1" w:rsidRPr="006F1D1D" w:rsidRDefault="00C96B35" w:rsidP="00145006">
      <w:pPr>
        <w:pBdr>
          <w:top w:val="nil"/>
          <w:left w:val="nil"/>
          <w:bottom w:val="nil"/>
          <w:right w:val="nil"/>
          <w:between w:val="nil"/>
        </w:pBdr>
        <w:spacing w:line="480" w:lineRule="auto"/>
        <w:ind w:right="419"/>
        <w:rPr>
          <w:rPrChange w:id="40" w:author="Thomas Husson" w:date="2025-11-27T10:57:00Z" w16du:dateUtc="2025-11-27T09:57:00Z">
            <w:rPr>
              <w:lang w:val="en-CA"/>
            </w:rPr>
          </w:rPrChange>
        </w:rPr>
      </w:pPr>
      <w:r w:rsidRPr="006F1D1D">
        <w:rPr>
          <w:rPrChange w:id="41" w:author="Thomas Husson" w:date="2025-11-27T10:57:00Z" w16du:dateUtc="2025-11-27T09:57:00Z">
            <w:rPr>
              <w:lang w:val="en-CA"/>
            </w:rPr>
          </w:rPrChange>
        </w:rPr>
        <w:t xml:space="preserve">Exclusion criteria </w:t>
      </w:r>
      <w:r w:rsidR="002654F6" w:rsidRPr="006F1D1D">
        <w:rPr>
          <w:rPrChange w:id="42" w:author="Thomas Husson" w:date="2025-11-27T10:57:00Z" w16du:dateUtc="2025-11-27T09:57:00Z">
            <w:rPr>
              <w:lang w:val="en-CA"/>
            </w:rPr>
          </w:rPrChange>
        </w:rPr>
        <w:t>included:</w:t>
      </w:r>
      <w:r w:rsidR="005D2875" w:rsidRPr="006F1D1D">
        <w:t xml:space="preserve"> scheduled or non-urgent surgery, Hinchey stages &lt; III, surgical approaches other than the two evaluated strategies, American Society of Anesthesiologists (ASA) score = 4 and/or preoperative admission to an intensive care unit</w:t>
      </w:r>
      <w:r w:rsidR="001120F9" w:rsidRPr="006F1D1D">
        <w:t xml:space="preserve">. </w:t>
      </w:r>
      <w:r w:rsidR="005D61C1" w:rsidRPr="006F1D1D">
        <w:t>These latter criteria were used as a surrogate for hemodynamic instability, a parameter not recorded in the database.</w:t>
      </w:r>
      <w:r w:rsidRPr="006F1D1D">
        <w:rPr>
          <w:rPrChange w:id="43" w:author="Thomas Husson" w:date="2025-11-27T10:57:00Z" w16du:dateUtc="2025-11-27T09:57:00Z">
            <w:rPr>
              <w:lang w:val="en-CA"/>
            </w:rPr>
          </w:rPrChange>
        </w:rPr>
        <w:t xml:space="preserve"> </w:t>
      </w:r>
      <w:commentRangeStart w:id="44"/>
      <w:commentRangeEnd w:id="44"/>
      <w:r w:rsidR="006F1D1D" w:rsidRPr="006F1D1D">
        <w:rPr>
          <w:rStyle w:val="CommentReference"/>
        </w:rPr>
        <w:commentReference w:id="44"/>
      </w:r>
    </w:p>
    <w:p w14:paraId="47252775" w14:textId="7FC11FFF" w:rsidR="00346E84" w:rsidRPr="006F1D1D" w:rsidRDefault="00346E84" w:rsidP="00145006">
      <w:pPr>
        <w:pBdr>
          <w:top w:val="nil"/>
          <w:left w:val="nil"/>
          <w:bottom w:val="nil"/>
          <w:right w:val="nil"/>
          <w:between w:val="nil"/>
        </w:pBdr>
        <w:spacing w:line="480" w:lineRule="auto"/>
        <w:ind w:right="419"/>
        <w:rPr>
          <w:b/>
          <w:bCs/>
          <w:i/>
          <w:iCs/>
        </w:rPr>
      </w:pPr>
      <w:r w:rsidRPr="006F1D1D">
        <w:rPr>
          <w:b/>
          <w:bCs/>
          <w:i/>
          <w:iCs/>
        </w:rPr>
        <w:t>Endpoints</w:t>
      </w:r>
    </w:p>
    <w:p w14:paraId="1AE857ED" w14:textId="01A5AFB9" w:rsidR="00346E84" w:rsidRPr="006F1D1D" w:rsidRDefault="00346E84" w:rsidP="00145006">
      <w:pPr>
        <w:pBdr>
          <w:top w:val="nil"/>
          <w:left w:val="nil"/>
          <w:bottom w:val="nil"/>
          <w:right w:val="nil"/>
          <w:between w:val="nil"/>
        </w:pBdr>
        <w:spacing w:line="480" w:lineRule="auto"/>
        <w:ind w:right="419"/>
        <w:rPr>
          <w:b/>
          <w:bCs/>
          <w:i/>
          <w:iCs/>
        </w:rPr>
      </w:pPr>
      <w:r w:rsidRPr="006F1D1D">
        <w:rPr>
          <w:b/>
          <w:bCs/>
          <w:i/>
          <w:iCs/>
        </w:rPr>
        <w:t>Primary Endpoint</w:t>
      </w:r>
    </w:p>
    <w:p w14:paraId="303AF2F3" w14:textId="14E32696" w:rsidR="005D61C1" w:rsidRPr="006F1D1D" w:rsidRDefault="00D96FF7" w:rsidP="00D96FF7">
      <w:pPr>
        <w:pBdr>
          <w:top w:val="nil"/>
          <w:left w:val="nil"/>
          <w:bottom w:val="nil"/>
          <w:right w:val="nil"/>
          <w:between w:val="nil"/>
        </w:pBdr>
        <w:spacing w:line="480" w:lineRule="auto"/>
        <w:ind w:right="419"/>
      </w:pPr>
      <w:r w:rsidRPr="006F1D1D">
        <w:t xml:space="preserve">The primary outcome was the </w:t>
      </w:r>
      <w:r w:rsidR="00C96B35" w:rsidRPr="006F1D1D">
        <w:rPr>
          <w:rPrChange w:id="45" w:author="Thomas Husson" w:date="2025-11-27T10:57:00Z" w16du:dateUtc="2025-11-27T09:57:00Z">
            <w:rPr>
              <w:lang w:val="en-CA"/>
            </w:rPr>
          </w:rPrChange>
        </w:rPr>
        <w:t>24-month</w:t>
      </w:r>
      <w:r w:rsidRPr="006F1D1D">
        <w:t xml:space="preserve"> stoma-free survival, defined as the time from the index emergency surgery to the successful restoration of intestinal continuity, with patients censored at death, loss to follow-up, or at 24 months if no stoma reversal had occurred.</w:t>
      </w:r>
    </w:p>
    <w:p w14:paraId="411BE7E7" w14:textId="232B5556" w:rsidR="00D96FF7" w:rsidRPr="006F1D1D" w:rsidRDefault="00D96FF7" w:rsidP="00D96FF7">
      <w:pPr>
        <w:pBdr>
          <w:top w:val="nil"/>
          <w:left w:val="nil"/>
          <w:bottom w:val="nil"/>
          <w:right w:val="nil"/>
          <w:between w:val="nil"/>
        </w:pBdr>
        <w:spacing w:line="480" w:lineRule="auto"/>
        <w:ind w:right="419"/>
        <w:rPr>
          <w:i/>
          <w:iCs/>
        </w:rPr>
      </w:pPr>
      <w:r w:rsidRPr="006F1D1D">
        <w:rPr>
          <w:b/>
          <w:bCs/>
          <w:i/>
          <w:iCs/>
        </w:rPr>
        <w:t>Secondary Endpoints</w:t>
      </w:r>
    </w:p>
    <w:p w14:paraId="1EAFE5AE" w14:textId="3CE20B38" w:rsidR="00D96FF7" w:rsidRPr="006F1D1D" w:rsidRDefault="00D96FF7" w:rsidP="00145006">
      <w:pPr>
        <w:pBdr>
          <w:top w:val="nil"/>
          <w:left w:val="nil"/>
          <w:bottom w:val="nil"/>
          <w:right w:val="nil"/>
          <w:between w:val="nil"/>
        </w:pBdr>
        <w:spacing w:line="480" w:lineRule="auto"/>
        <w:ind w:right="419"/>
      </w:pPr>
      <w:r w:rsidRPr="006F1D1D">
        <w:t xml:space="preserve">Secondary outcomes included intraoperative morbidity (any adverse event occurring during the index procedure), the conversion rate in the LHP group, postoperative </w:t>
      </w:r>
      <w:r w:rsidRPr="006F1D1D">
        <w:lastRenderedPageBreak/>
        <w:t xml:space="preserve">morbidity </w:t>
      </w:r>
      <w:r w:rsidR="00C96B35" w:rsidRPr="006F1D1D">
        <w:rPr>
          <w:rPrChange w:id="46" w:author="Thomas Husson" w:date="2025-11-27T10:57:00Z" w16du:dateUtc="2025-11-27T09:57:00Z">
            <w:rPr>
              <w:lang w:val="en-CA"/>
            </w:rPr>
          </w:rPrChange>
        </w:rPr>
        <w:t>according to</w:t>
      </w:r>
      <w:r w:rsidRPr="006F1D1D">
        <w:t xml:space="preserve"> </w:t>
      </w:r>
      <w:proofErr w:type="spellStart"/>
      <w:r w:rsidRPr="006F1D1D">
        <w:t>Clavien</w:t>
      </w:r>
      <w:proofErr w:type="spellEnd"/>
      <w:r w:rsidRPr="006F1D1D">
        <w:t>–Dindo classification</w:t>
      </w:r>
      <w:r w:rsidRPr="006F1D1D">
        <w:fldChar w:fldCharType="begin"/>
      </w:r>
      <w:r w:rsidRPr="006F1D1D">
        <w:instrText xml:space="preserve"> ADDIN ZOTERO_ITEM CSL_CITATION {"citationID":"U6NDlJ3h","properties":{"formattedCitation":"\\super 1\\nosupersub{}","plainCitation":"1","noteIndex":0},"citationItems":[{"id":216,"uris":["http://zotero.org/users/6327427/items/75628MAG"],"itemData":{"id":216,"type":"article-journal","abstract":"BACKGROUND AND AIMS: The lack of consensus on how to define and grade adverse postoperative events has greatly hampered the evaluation of surgical procedures. A new classification of complications, initiated in 1992, was updated 5 years ago. It is based on the type of therapy needed to correct the complication. The principle of the classification was to be simple, reproducible, flexible, and applicable irrespective of the cultural background. The aim of the current study was to critically evaluate this classification from the perspective of its use in the literature, by assessing interobserver variability in grading complex complication scenarios and to correlate the classification grades with patients', nurses', and doctors' perception.\nMATERIAL AND METHODS: Reports from the literature using the classification system were systematically analyzed. Next, 11 scenarios illustrating difficult cases were prepared to develop a consensus on how to rank the various complications. Third, 7 centers from different continents, having routinely used the classification, independently assessed the 11 scenarios. An agreement analysis was performed to test the accuracy and reliability of the classification. Finally, the perception of the severity was tested in patients, nurses, and physicians by presenting 30 scenarios, each illustrating a specific grade of complication.\nRESULTS: We noted a dramatic increase in the use of the classification in many fields of surgery. About half of the studies used the contracted form, whereas the rest used the full range of grading. Two-thirds of the publications avoided subjective terms such as minor or major complications. The study of 11 difficult cases among various centers revealed a high degree of agreement in identifying and ranking complications (89% agreement), and enabled a better definition of unclear situations. Each grade of complications significantly correlated with the perception by patients, nurses, and physicians (P &lt; 0.05, Kruskal-Wallis test).\nCONCLUSIONS: This 5-year evaluation provides strong evidence that the classification is valid and applicable worldwide in many fields of surgery. No modification in the general principle of classification is warranted in view of the use in ongoing publications and trials. Subjective, inaccurate, or confusing terms such as \"minor or major\" should be removed from the surgical literature.","container-title":"Annals of Surgery","DOI":"10.1097/SLA.0b013e3181b13ca2","ISSN":"1528-1140","issue":"2","journalAbbreviation":"Ann Surg","language":"eng","note":"PMID: 19638912","page":"187-196","source":"PubMed","title":"The Clavien-Dindo classification of surgical complications: five-year experience","title-short":"The Clavien-Dindo classification of surgical complications","volume":"250","author":[{"family":"Clavien","given":"Pierre A."},{"family":"Barkun","given":"Jeffrey"},{"family":"Oliveira","given":"Michelle L.","non-dropping-particle":"de"},{"family":"Vauthey","given":"Jean Nicolas"},{"family":"Dindo","given":"Daniel"},{"family":"Schulick","given":"Richard D."},{"family":"Santibañes","given":"Eduardo","non-dropping-particle":"de"},{"family":"Pekolj","given":"Juan"},{"family":"Slankamenac","given":"Ksenija"},{"family":"Bassi","given":"Claudio"},{"family":"Graf","given":"Rolf"},{"family":"Vonlanthen","given":"René"},{"family":"Padbury","given":"Robert"},{"family":"Cameron","given":"John L."},{"family":"Makuuchi","given":"Masatoshi"}],"issued":{"date-parts":[["2009",8]]},"citation-key":"clavienClavienDindoClassificationSurgical2009"}}],"schema":"https://github.com/citation-style-language/schema/raw/master/csl-citation.json"} </w:instrText>
      </w:r>
      <w:r w:rsidRPr="006F1D1D">
        <w:fldChar w:fldCharType="separate"/>
      </w:r>
      <w:r w:rsidRPr="006F1D1D">
        <w:rPr>
          <w:vertAlign w:val="superscript"/>
          <w:rPrChange w:id="47" w:author="Thomas Husson" w:date="2025-11-27T10:57:00Z" w16du:dateUtc="2025-11-27T09:57:00Z">
            <w:rPr>
              <w:vertAlign w:val="superscript"/>
              <w:lang w:val="en-GB"/>
            </w:rPr>
          </w:rPrChange>
        </w:rPr>
        <w:t>1</w:t>
      </w:r>
      <w:r w:rsidRPr="006F1D1D">
        <w:fldChar w:fldCharType="end"/>
      </w:r>
      <w:r w:rsidRPr="006F1D1D">
        <w:t>, length of hospital stay, recurrent diverticulitis during follow-up, and the occurrence of incisional hernias.</w:t>
      </w:r>
    </w:p>
    <w:p w14:paraId="4D391CEB" w14:textId="1A2CEA5E" w:rsidR="00DD7E9A" w:rsidRPr="006F1D1D" w:rsidRDefault="00DD7E9A" w:rsidP="00145006">
      <w:pPr>
        <w:spacing w:line="480" w:lineRule="auto"/>
        <w:ind w:right="419"/>
        <w:rPr>
          <w:b/>
          <w:i/>
        </w:rPr>
      </w:pPr>
      <w:r w:rsidRPr="006F1D1D">
        <w:rPr>
          <w:b/>
          <w:i/>
        </w:rPr>
        <w:t>Surgical procedure</w:t>
      </w:r>
    </w:p>
    <w:p w14:paraId="770C4EB8" w14:textId="3BA51213" w:rsidR="00F605B2" w:rsidRPr="006F1D1D" w:rsidRDefault="001120F9" w:rsidP="00D96FF7">
      <w:pPr>
        <w:pBdr>
          <w:top w:val="nil"/>
          <w:left w:val="nil"/>
          <w:bottom w:val="nil"/>
          <w:right w:val="nil"/>
          <w:between w:val="nil"/>
        </w:pBdr>
        <w:spacing w:line="480" w:lineRule="auto"/>
        <w:ind w:right="419"/>
      </w:pPr>
      <w:r w:rsidRPr="006F1D1D">
        <w:t xml:space="preserve">Two types of procedure were </w:t>
      </w:r>
      <w:r w:rsidR="00C96B35" w:rsidRPr="006F1D1D">
        <w:rPr>
          <w:rPrChange w:id="48" w:author="Thomas Husson" w:date="2025-11-27T10:57:00Z" w16du:dateUtc="2025-11-27T09:57:00Z">
            <w:rPr>
              <w:lang w:val="en-CA"/>
            </w:rPr>
          </w:rPrChange>
        </w:rPr>
        <w:t>assessed</w:t>
      </w:r>
      <w:r w:rsidRPr="006F1D1D">
        <w:t>:</w:t>
      </w:r>
      <w:r w:rsidR="005D61C1" w:rsidRPr="006F1D1D">
        <w:t xml:space="preserve"> the Laparoscopic Hartmann</w:t>
      </w:r>
      <w:r w:rsidR="00C96B35" w:rsidRPr="006F1D1D">
        <w:rPr>
          <w:rPrChange w:id="49" w:author="Thomas Husson" w:date="2025-11-27T10:57:00Z" w16du:dateUtc="2025-11-27T09:57:00Z">
            <w:rPr>
              <w:lang w:val="en-CA"/>
            </w:rPr>
          </w:rPrChange>
        </w:rPr>
        <w:t>’s</w:t>
      </w:r>
      <w:r w:rsidR="005D61C1" w:rsidRPr="006F1D1D">
        <w:t xml:space="preserve"> Procedure (LHP group)</w:t>
      </w:r>
      <w:r w:rsidR="005D61C1" w:rsidRPr="006F1D1D">
        <w:fldChar w:fldCharType="begin"/>
      </w:r>
      <w:r w:rsidR="005D61C1" w:rsidRPr="006F1D1D">
        <w:instrText xml:space="preserve"> ADDIN ZOTERO_ITEM CSL_CITATION {"citationID":"H1pGryKE","properties":{"formattedCitation":"\\super 2\\nosupersub{}","plainCitation":"2","noteIndex":0},"citationItems":[{"id":689,"uris":["http://zotero.org/users/6327427/items/HSYTDC4A"],"itemData":{"id":689,"type":"paper-conference","event-place":"Strasbourg, France","event-title":"Trentieme Congres de Chirurgie","publisher-place":"Strasbourg, France","title":"Nouveau procédé d’ablation des cancers de la partie terminale du colon pelvien","URL":"http://www.grandroundsjournal.com/articles/gr089001/hartmann-original.pdf","author":[{"family":"Hartmann","given":"Henri"}],"issued":{"date-parts":[["1921"]]},"citation-key":"hartmannNouveauProcedeDablation1921"}}],"schema":"https://github.com/citation-style-language/schema/raw/master/csl-citation.json"} </w:instrText>
      </w:r>
      <w:r w:rsidR="005D61C1" w:rsidRPr="006F1D1D">
        <w:fldChar w:fldCharType="separate"/>
      </w:r>
      <w:r w:rsidR="005D61C1" w:rsidRPr="006F1D1D">
        <w:rPr>
          <w:vertAlign w:val="superscript"/>
          <w:rPrChange w:id="50" w:author="Thomas Husson" w:date="2025-11-27T10:57:00Z" w16du:dateUtc="2025-11-27T09:57:00Z">
            <w:rPr>
              <w:vertAlign w:val="superscript"/>
              <w:lang w:val="en-GB"/>
            </w:rPr>
          </w:rPrChange>
        </w:rPr>
        <w:t>2</w:t>
      </w:r>
      <w:r w:rsidR="005D61C1" w:rsidRPr="006F1D1D">
        <w:fldChar w:fldCharType="end"/>
      </w:r>
      <w:r w:rsidR="005D61C1" w:rsidRPr="006F1D1D">
        <w:t xml:space="preserve">, </w:t>
      </w:r>
      <w:r w:rsidRPr="006F1D1D">
        <w:t xml:space="preserve">consisting of </w:t>
      </w:r>
      <w:r w:rsidR="00C96B35" w:rsidRPr="006F1D1D">
        <w:rPr>
          <w:rPrChange w:id="51" w:author="Thomas Husson" w:date="2025-11-27T10:57:00Z" w16du:dateUtc="2025-11-27T09:57:00Z">
            <w:rPr>
              <w:lang w:val="en-CA"/>
            </w:rPr>
          </w:rPrChange>
        </w:rPr>
        <w:t xml:space="preserve">laparoscopic </w:t>
      </w:r>
      <w:proofErr w:type="spellStart"/>
      <w:r w:rsidRPr="006F1D1D">
        <w:t>sigmoidectomy</w:t>
      </w:r>
      <w:proofErr w:type="spellEnd"/>
      <w:r w:rsidRPr="006F1D1D">
        <w:t xml:space="preserve"> with </w:t>
      </w:r>
      <w:r w:rsidR="00294989" w:rsidRPr="006F1D1D">
        <w:t>rectal closure</w:t>
      </w:r>
      <w:r w:rsidRPr="006F1D1D">
        <w:t xml:space="preserve"> and an end colostomy, </w:t>
      </w:r>
      <w:r w:rsidR="005D61C1" w:rsidRPr="006F1D1D">
        <w:t>with or without</w:t>
      </w:r>
      <w:r w:rsidRPr="006F1D1D">
        <w:t xml:space="preserve"> </w:t>
      </w:r>
      <w:r w:rsidR="005D61C1" w:rsidRPr="006F1D1D">
        <w:t>conversion</w:t>
      </w:r>
      <w:r w:rsidRPr="006F1D1D">
        <w:t xml:space="preserve"> to open surgery</w:t>
      </w:r>
      <w:r w:rsidR="005D61C1" w:rsidRPr="006F1D1D">
        <w:t xml:space="preserve">; </w:t>
      </w:r>
      <w:r w:rsidRPr="006F1D1D">
        <w:t xml:space="preserve">and </w:t>
      </w:r>
      <w:r w:rsidR="005D61C1" w:rsidRPr="006F1D1D">
        <w:t xml:space="preserve">the Open </w:t>
      </w:r>
      <w:proofErr w:type="spellStart"/>
      <w:r w:rsidR="005D61C1" w:rsidRPr="006F1D1D">
        <w:t>s</w:t>
      </w:r>
      <w:r w:rsidRPr="006F1D1D">
        <w:t>igmoidectomy</w:t>
      </w:r>
      <w:proofErr w:type="spellEnd"/>
      <w:r w:rsidRPr="006F1D1D">
        <w:t xml:space="preserve"> with a primary anastomosis with a </w:t>
      </w:r>
      <w:r w:rsidR="00C96B35" w:rsidRPr="006F1D1D">
        <w:t>d</w:t>
      </w:r>
      <w:proofErr w:type="spellStart"/>
      <w:r w:rsidR="00C96B35" w:rsidRPr="006F1D1D">
        <w:rPr>
          <w:rPrChange w:id="52" w:author="Thomas Husson" w:date="2025-11-27T10:57:00Z" w16du:dateUtc="2025-11-27T09:57:00Z">
            <w:rPr>
              <w:lang w:val="en-CA"/>
            </w:rPr>
          </w:rPrChange>
        </w:rPr>
        <w:t>efunctioning</w:t>
      </w:r>
      <w:proofErr w:type="spellEnd"/>
      <w:r w:rsidR="00C96B35" w:rsidRPr="006F1D1D">
        <w:t xml:space="preserve"> </w:t>
      </w:r>
      <w:r w:rsidRPr="006F1D1D">
        <w:t xml:space="preserve">stoma (OPA group), Decisions concerning the lowering of the splenic flexure and abdominal drainage were left </w:t>
      </w:r>
      <w:r w:rsidR="00C96B35" w:rsidRPr="006F1D1D">
        <w:rPr>
          <w:rPrChange w:id="53" w:author="Thomas Husson" w:date="2025-11-27T10:57:00Z" w16du:dateUtc="2025-11-27T09:57:00Z">
            <w:rPr>
              <w:lang w:val="en-CA"/>
            </w:rPr>
          </w:rPrChange>
        </w:rPr>
        <w:t>at</w:t>
      </w:r>
      <w:r w:rsidRPr="006F1D1D">
        <w:t xml:space="preserve"> the surgeon</w:t>
      </w:r>
      <w:r w:rsidR="00C96B35" w:rsidRPr="006F1D1D">
        <w:rPr>
          <w:rPrChange w:id="54" w:author="Thomas Husson" w:date="2025-11-27T10:57:00Z" w16du:dateUtc="2025-11-27T09:57:00Z">
            <w:rPr>
              <w:lang w:val="en-CA"/>
            </w:rPr>
          </w:rPrChange>
        </w:rPr>
        <w:t>’s discretion</w:t>
      </w:r>
      <w:r w:rsidRPr="006F1D1D">
        <w:t>.</w:t>
      </w:r>
    </w:p>
    <w:p w14:paraId="1B872AF3" w14:textId="77777777" w:rsidR="005D61C1" w:rsidRPr="006F1D1D" w:rsidRDefault="005D61C1" w:rsidP="00D96FF7">
      <w:pPr>
        <w:pBdr>
          <w:top w:val="nil"/>
          <w:left w:val="nil"/>
          <w:bottom w:val="nil"/>
          <w:right w:val="nil"/>
          <w:between w:val="nil"/>
        </w:pBdr>
        <w:spacing w:line="480" w:lineRule="auto"/>
        <w:ind w:right="419"/>
      </w:pPr>
    </w:p>
    <w:p w14:paraId="117DEF16" w14:textId="77777777" w:rsidR="009D3A85" w:rsidRPr="006F1D1D" w:rsidRDefault="009D3A85" w:rsidP="00145006">
      <w:pPr>
        <w:spacing w:line="480" w:lineRule="auto"/>
        <w:ind w:right="419"/>
        <w:rPr>
          <w:b/>
          <w:i/>
        </w:rPr>
      </w:pPr>
      <w:r w:rsidRPr="006F1D1D">
        <w:rPr>
          <w:b/>
          <w:i/>
        </w:rPr>
        <w:t>Statistical analysis</w:t>
      </w:r>
    </w:p>
    <w:p w14:paraId="188DD835" w14:textId="4B813AAC" w:rsidR="008B07D8" w:rsidRPr="006F1D1D" w:rsidRDefault="00D03688" w:rsidP="008B07D8">
      <w:pPr>
        <w:spacing w:line="480" w:lineRule="auto"/>
        <w:ind w:right="419"/>
      </w:pPr>
      <w:r w:rsidRPr="006F1D1D">
        <w:t xml:space="preserve">In this observational study, propensity score matching was used to reduce selection bias related to the surgical approach and other confounding factors, ensuring comparability between groups by adjusting for baseline differences between patients undergoing either </w:t>
      </w:r>
      <w:r w:rsidR="009E0715" w:rsidRPr="006F1D1D">
        <w:t>LHP or OPA</w:t>
      </w:r>
      <w:r w:rsidRPr="006F1D1D">
        <w:t xml:space="preserve">. Propensity scores were estimated using multivariable logistic regression including all pre-specified covariates. </w:t>
      </w:r>
      <w:r w:rsidR="009E0715" w:rsidRPr="006F1D1D">
        <w:t xml:space="preserve">These covariates comprised age, sex, smoking history, BMI, ASA score, immunodepression, anticoagulant therapy, previous laparotomy, and the Hinchey classification. </w:t>
      </w:r>
      <w:r w:rsidR="004D0EF1" w:rsidRPr="006F1D1D">
        <w:t>These factors were selected as known confounders of both the choice of surgical approach and perioperative outcomes. A</w:t>
      </w:r>
      <w:r w:rsidR="00B86439" w:rsidRPr="006F1D1D">
        <w:t>n</w:t>
      </w:r>
      <w:r w:rsidR="004D0EF1" w:rsidRPr="006F1D1D">
        <w:t xml:space="preserve"> "optimal" case-control match without replacement was used, </w:t>
      </w:r>
      <w:r w:rsidR="009E0715" w:rsidRPr="006F1D1D">
        <w:t xml:space="preserve">minimizing </w:t>
      </w:r>
      <w:proofErr w:type="spellStart"/>
      <w:r w:rsidR="009E0715" w:rsidRPr="006F1D1D">
        <w:t>abdolute</w:t>
      </w:r>
      <w:proofErr w:type="spellEnd"/>
      <w:r w:rsidR="009E0715" w:rsidRPr="006F1D1D">
        <w:t xml:space="preserve"> differences </w:t>
      </w:r>
      <w:r w:rsidR="004D0EF1" w:rsidRPr="006F1D1D">
        <w:t xml:space="preserve">in propensity scores </w:t>
      </w:r>
      <w:r w:rsidR="003C5B4D" w:rsidRPr="006F1D1D">
        <w:fldChar w:fldCharType="begin"/>
      </w:r>
      <w:r w:rsidR="00A334DA">
        <w:instrText xml:space="preserve"> ADDIN ZOTERO_ITEM CSL_CITATION {"citationID":"M4DV0i9w","properties":{"formattedCitation":"\\super 3\\nosupersub{}","plainCitation":"3","noteIndex":0},"citationItems":[{"id":"b0jRHbBT/ApirYbAC","uris":["http://zotero.org/users/local/jxnnuWlY/items/M8L5RVG7","http://zotero.org/users/6327427/items/M8L5RVG7"],"itemData":{"id":"qyRk9cWc/tqZ6n4eX","type":"article-journal","abstract":"The propensity score is the probability of treatment assignment conditional on observed baseline characteristics. The propensity score allows one to design and analyze an observational (nonrandomized) study so that it mimics some of the particular characteristics of a randomized controlled trial. In particular, the propensity score is a balancing score: conditional on the propensity score, the distribution of observed baseline covariates will be similar between treated and untreated subjects. I describe 4 different propensity score methods: matching on the propensity score, stratification on the propensity score, inverse probability of treatment weighting using the propensity score, and covariate adjustment using the propensity score. I describe balance diagnostics for examining whether the propensity score model has been adequately specified. Furthermore, I discuss differences between regression-based methods and propensity score-based methods for the analysis of observational data. I describe different causal average treatment effects and their relationship with propensity score analyses.","container-title":"Multivariate Behavioral Research","DOI":"10.1080/00273171.2011.568786","ISSN":"0027-3171","issue":"3","journalAbbreviation":"Multivariate Behav Res","note":"PMID: 21818162\nPMCID: PMC3144483","page":"399-424","source":"PubMed Central","title":"An Introduction to Propensity Score Methods for Reducing the Effects of Confounding in Observational Studies","volume":"46","author":[{"family":"Austin","given":"Peter C."}],"issued":{"date-parts":[["2011",5]]}}}],"schema":"https://github.com/citation-style-language/schema/raw/master/csl-citation.json"} </w:instrText>
      </w:r>
      <w:r w:rsidR="003C5B4D" w:rsidRPr="006F1D1D">
        <w:fldChar w:fldCharType="separate"/>
      </w:r>
      <w:r w:rsidRPr="006F1D1D">
        <w:rPr>
          <w:vertAlign w:val="superscript"/>
          <w:rPrChange w:id="55" w:author="Thomas Husson" w:date="2025-11-27T10:57:00Z" w16du:dateUtc="2025-11-27T09:57:00Z">
            <w:rPr>
              <w:vertAlign w:val="superscript"/>
              <w:lang w:val="en-GB"/>
            </w:rPr>
          </w:rPrChange>
        </w:rPr>
        <w:t>3</w:t>
      </w:r>
      <w:r w:rsidR="003C5B4D" w:rsidRPr="006F1D1D">
        <w:fldChar w:fldCharType="end"/>
      </w:r>
      <w:r w:rsidR="009B1313" w:rsidRPr="006F1D1D">
        <w:t xml:space="preserve">. </w:t>
      </w:r>
      <w:r w:rsidR="00C76F5E" w:rsidRPr="006F1D1D">
        <w:t>Covariate balance after matching was assessed using standardized mean differences (SMD), with values &lt; 0.1</w:t>
      </w:r>
      <w:r w:rsidR="008B07D8" w:rsidRPr="006F1D1D">
        <w:t xml:space="preserve"> </w:t>
      </w:r>
      <w:r w:rsidR="00C76F5E" w:rsidRPr="006F1D1D">
        <w:t xml:space="preserve">indicating adequate balance </w:t>
      </w:r>
      <w:r w:rsidR="008E7E1D" w:rsidRPr="006F1D1D">
        <w:t>(Supplementary Figure S1)</w:t>
      </w:r>
      <w:r w:rsidR="009B1313" w:rsidRPr="006F1D1D">
        <w:t xml:space="preserve"> </w:t>
      </w:r>
      <w:r w:rsidR="009B1313" w:rsidRPr="006F1D1D">
        <w:fldChar w:fldCharType="begin"/>
      </w:r>
      <w:r w:rsidR="00A334DA">
        <w:instrText xml:space="preserve"> ADDIN ZOTERO_ITEM CSL_CITATION {"citationID":"XZ0pZkDg","properties":{"formattedCitation":"\\super 3\\nosupersub{}","plainCitation":"3","noteIndex":0},"citationItems":[{"id":"b0jRHbBT/ApirYbAC","uris":["http://zotero.org/users/local/jxnnuWlY/items/M8L5RVG7","http://zotero.org/users/6327427/items/M8L5RVG7"],"itemData":{"id":267,"type":"article-journal","abstract":"The propensity score is the probability of treatment assignment conditional on observed baseline characteristics. The propensity score allows one to design and analyze an observational (nonrandomized) study so that it mimics some of the particular characteristics of a randomized controlled trial. In particular, the propensity score is a balancing score: conditional on the propensity score, the distribution of observed baseline covariates will be similar between treated and untreated subjects. I describe 4 different propensity score methods: matching on the propensity score, stratification on the propensity score, inverse probability of treatment weighting using the propensity score, and covariate adjustment using the propensity score. I describe balance diagnostics for examining whether the propensity score model has been adequately specified. Furthermore, I discuss differences between regression-based methods and propensity score-based methods for the analysis of observational data. I describe different causal average treatment effects and their relationship with propensity score analyses.","container-title":"Multivariate Behavioral Research","DOI":"10.1080/00273171.2011.568786","ISSN":"0027-3171","issue":"3","journalAbbreviation":"Multivariate Behav Res","note":"PMID: 21818162\nPMCID: PMC3144483","page":"399-424","source":"PubMed Central","title":"An Introduction to Propensity Score Methods for Reducing the Effects of Confounding in Observational Studies","volume":"46","author":[{"family":"Austin","given":"Peter C."}],"issued":{"date-parts":[["2011",5]]}}}],"schema":"https://github.com/citation-style-language/schema/raw/master/csl-citation.json"} </w:instrText>
      </w:r>
      <w:r w:rsidR="009B1313" w:rsidRPr="006F1D1D">
        <w:fldChar w:fldCharType="separate"/>
      </w:r>
      <w:r w:rsidRPr="006F1D1D">
        <w:rPr>
          <w:vertAlign w:val="superscript"/>
          <w:rPrChange w:id="56" w:author="Thomas Husson" w:date="2025-11-27T10:57:00Z" w16du:dateUtc="2025-11-27T09:57:00Z">
            <w:rPr>
              <w:vertAlign w:val="superscript"/>
              <w:lang w:val="en-GB"/>
            </w:rPr>
          </w:rPrChange>
        </w:rPr>
        <w:t>3</w:t>
      </w:r>
      <w:r w:rsidR="009B1313" w:rsidRPr="006F1D1D">
        <w:fldChar w:fldCharType="end"/>
      </w:r>
      <w:r w:rsidR="009B1313" w:rsidRPr="006F1D1D">
        <w:t>.</w:t>
      </w:r>
      <w:r w:rsidR="00492191">
        <w:t xml:space="preserve"> </w:t>
      </w:r>
      <w:r w:rsidR="00492191" w:rsidRPr="00492191">
        <w:t> Missing data were addressed using pairwise deletion.</w:t>
      </w:r>
      <w:r w:rsidR="00492191" w:rsidRPr="00492191">
        <w:t xml:space="preserve"> </w:t>
      </w:r>
      <w:r w:rsidR="008B07D8" w:rsidRPr="006F1D1D">
        <w:t xml:space="preserve">Continuous variables were reported as median ± interquartile range (IQR) and compared using paired t-tests for approximately normally distributed variables </w:t>
      </w:r>
      <w:r w:rsidR="008B07D8" w:rsidRPr="006F1D1D">
        <w:lastRenderedPageBreak/>
        <w:t>(normality assessed visually and with the Shapiro–Wilk test), or Wilcoxon signed-rank tests otherwise. Categorical variables were expressed as frequency (%) and compared within matched pairs using McNemar’s test. </w:t>
      </w:r>
    </w:p>
    <w:p w14:paraId="463B6302" w14:textId="78D50EF3" w:rsidR="008B07D8" w:rsidRPr="006F1D1D" w:rsidRDefault="008B07D8" w:rsidP="008B07D8">
      <w:pPr>
        <w:spacing w:line="480" w:lineRule="auto"/>
        <w:ind w:right="419"/>
      </w:pPr>
      <w:r w:rsidRPr="006F1D1D">
        <w:t xml:space="preserve">A Cox proportional hazards model was used to compare </w:t>
      </w:r>
      <w:r w:rsidR="00C96B35" w:rsidRPr="006F1D1D">
        <w:rPr>
          <w:rPrChange w:id="57" w:author="Thomas Husson" w:date="2025-11-27T10:57:00Z" w16du:dateUtc="2025-11-27T09:57:00Z">
            <w:rPr>
              <w:lang w:val="en-CA"/>
            </w:rPr>
          </w:rPrChange>
        </w:rPr>
        <w:t>24-month</w:t>
      </w:r>
      <w:r w:rsidRPr="006F1D1D">
        <w:t xml:space="preserve"> stoma-free survival between the two groups in the matched cohort. To account for the matched design, models were fitted using a robust sandwich variance estimator clustered on matched pairs</w:t>
      </w:r>
      <w:r w:rsidR="00D03688" w:rsidRPr="006F1D1D">
        <w:fldChar w:fldCharType="begin"/>
      </w:r>
      <w:r w:rsidR="00D03688" w:rsidRPr="006F1D1D">
        <w:instrText xml:space="preserve"> ADDIN ZOTERO_ITEM CSL_CITATION {"citationID":"hKoAuVa9","properties":{"formattedCitation":"\\super 4\\nosupersub{}","plainCitation":"4","noteIndex":0},"citationItems":[{"id":679,"uris":["http://zotero.org/users/6327427/items/8J2CEQVJ"],"itemData":{"id":679,"type":"article-journal","abstract":"Propensity‐score matching is a popular analytic method to estimate the effects of treatments when using observational data. Matching on the propensity score typically requires a pool of potential controls that is larger than the number of treated or exposed subjects. The most common approach to matching on the propensity score is matching without replacement, in which each control subject is matched to at most one treated subject. Failure to find a matched control for each treated subject can lead to “bias due to incomplete matching.” To avoid this bias, it is important to identify a matched control subject for each treated subject. An alternative to matching without replacement is matching with replacement, in which control subjects are allowed to be matched to multiple treated subjects. A limitation to the use of matching with replacement is that variance estimation must account for both the matched nature of the sample and for some control subjects being included in multiple matched sets. While a variance estimator has been proposed for when outcomes are continuous, no such estimator has been proposed for use with time‐to‐event outcomes, which are common in medical and epidemiological research. We propose a variance estimator for the hazard ratio when matching with replacement. We conducted a series of Monte Carlo simulations to examine the performance of this estimator. We illustrate the utility of matching with replacement to estimate the effect of smoking cessation counseling on survival in smokers discharged from hospital with a heart attack.","container-title":"Statistics in Medicine","DOI":"10.1002/sim.8502","ISSN":"0277-6715","issue":"11","journalAbbreviation":"Stat Med","note":"PMID: 32109319\nPMCID: PMC7217182","page":"1623-1640","source":"PubMed Central","title":"Variance estimation when using propensity‐score matching with replacement with survival or time‐to‐event outcomes","volume":"39","author":[{"family":"Austin","given":"Peter C."},{"family":"Cafri","given":"Guy"}],"issued":{"date-parts":[["2020",5,20]]},"citation-key":"austinVarianceEstimationWhen2020"}}],"schema":"https://github.com/citation-style-language/schema/raw/master/csl-citation.json"} </w:instrText>
      </w:r>
      <w:r w:rsidR="00D03688" w:rsidRPr="006F1D1D">
        <w:fldChar w:fldCharType="separate"/>
      </w:r>
      <w:r w:rsidR="00D03688" w:rsidRPr="006F1D1D">
        <w:rPr>
          <w:vertAlign w:val="superscript"/>
          <w:rPrChange w:id="58" w:author="Thomas Husson" w:date="2025-11-27T10:57:00Z" w16du:dateUtc="2025-11-27T09:57:00Z">
            <w:rPr>
              <w:vertAlign w:val="superscript"/>
              <w:lang w:val="en-GB"/>
            </w:rPr>
          </w:rPrChange>
        </w:rPr>
        <w:t>4</w:t>
      </w:r>
      <w:r w:rsidR="00D03688" w:rsidRPr="006F1D1D">
        <w:fldChar w:fldCharType="end"/>
      </w:r>
      <w:r w:rsidR="00D03688" w:rsidRPr="006F1D1D">
        <w:t xml:space="preserve"> . </w:t>
      </w:r>
      <w:r w:rsidRPr="006F1D1D">
        <w:t>Additionally, a supplementary analysis separated patients who underwent a laparoscopic Hartmann procedure with or without conversion, to explore whether conversion affected stoma-free survival.</w:t>
      </w:r>
    </w:p>
    <w:p w14:paraId="212516FF" w14:textId="4B6AB873" w:rsidR="00451979" w:rsidRPr="006F1D1D" w:rsidRDefault="008B07D8" w:rsidP="008B07D8">
      <w:pPr>
        <w:spacing w:line="480" w:lineRule="auto"/>
        <w:ind w:right="419"/>
      </w:pPr>
      <w:r w:rsidRPr="006F1D1D">
        <w:t>Results are presented as hazard ratios (HR) with 95% confidence intervals (CI). Statistical analyses were performed using RStudio software version 4.5.1 (R Foundation for Statistical Computing, Vienna, Austria). A p-value &lt; 0.05 was considered statistically significant.</w:t>
      </w:r>
    </w:p>
    <w:p w14:paraId="2397B702" w14:textId="6E71DE77" w:rsidR="0046311D" w:rsidRDefault="004D0EF1" w:rsidP="00145006">
      <w:pPr>
        <w:pBdr>
          <w:top w:val="nil"/>
          <w:left w:val="nil"/>
          <w:bottom w:val="nil"/>
          <w:right w:val="nil"/>
          <w:between w:val="nil"/>
        </w:pBdr>
        <w:spacing w:line="480" w:lineRule="auto"/>
        <w:ind w:right="419"/>
        <w:rPr>
          <w:b/>
        </w:rPr>
      </w:pPr>
      <w:r w:rsidRPr="006F1D1D">
        <w:rPr>
          <w:b/>
        </w:rPr>
        <w:t>Results</w:t>
      </w:r>
    </w:p>
    <w:p w14:paraId="7D479AE5" w14:textId="77777777" w:rsidR="0046311D" w:rsidRDefault="0046311D" w:rsidP="0046311D">
      <w:pPr>
        <w:spacing w:line="480" w:lineRule="auto"/>
        <w:ind w:right="419"/>
        <w:rPr>
          <w:ins w:id="59" w:author="Thomas Husson" w:date="2025-11-27T10:59:00Z" w16du:dateUtc="2025-11-27T09:59:00Z"/>
          <w:b/>
          <w:i/>
        </w:rPr>
      </w:pPr>
      <w:r w:rsidRPr="006F1D1D">
        <w:rPr>
          <w:b/>
          <w:i/>
        </w:rPr>
        <w:t xml:space="preserve">Preoperative characteristics </w:t>
      </w:r>
    </w:p>
    <w:p w14:paraId="69264C3C" w14:textId="77777777" w:rsidR="0046311D" w:rsidRPr="0046311D" w:rsidRDefault="0046311D" w:rsidP="00145006">
      <w:pPr>
        <w:pBdr>
          <w:top w:val="nil"/>
          <w:left w:val="nil"/>
          <w:bottom w:val="nil"/>
          <w:right w:val="nil"/>
          <w:between w:val="nil"/>
        </w:pBdr>
        <w:spacing w:line="480" w:lineRule="auto"/>
        <w:ind w:right="419"/>
        <w:rPr>
          <w:b/>
        </w:rPr>
      </w:pPr>
    </w:p>
    <w:p w14:paraId="001348D4" w14:textId="209F2972" w:rsidR="0046311D" w:rsidRPr="0046311D" w:rsidRDefault="0046311D" w:rsidP="0046311D">
      <w:pPr>
        <w:pBdr>
          <w:top w:val="nil"/>
          <w:left w:val="nil"/>
          <w:bottom w:val="nil"/>
          <w:right w:val="nil"/>
          <w:between w:val="nil"/>
        </w:pBdr>
        <w:spacing w:line="480" w:lineRule="auto"/>
        <w:ind w:right="419"/>
        <w:rPr>
          <w:bCs/>
        </w:rPr>
      </w:pPr>
      <w:r w:rsidRPr="0046311D">
        <w:rPr>
          <w:bCs/>
        </w:rPr>
        <w:t>A total of 1,521 patients underwent surgery for diverticular peritonitis (Hinchey III or IV) between January 2010 and September 2021 across 43 centers, including 34 university hospitals. The final study population comprised 284 patients: 138 in the LHP group and 146 in the OPA group (Fig. 1). After propensity score matching, two comparable groups of 101 patients each were obtained, with adequate balance across all baseline covariates (</w:t>
      </w:r>
      <w:r>
        <w:rPr>
          <w:bCs/>
        </w:rPr>
        <w:t>SMD</w:t>
      </w:r>
      <w:r w:rsidRPr="0046311D">
        <w:rPr>
          <w:bCs/>
        </w:rPr>
        <w:t xml:space="preserve"> &lt; 0.1</w:t>
      </w:r>
      <w:r>
        <w:rPr>
          <w:bCs/>
        </w:rPr>
        <w:t xml:space="preserve"> for covariates included; </w:t>
      </w:r>
      <w:r w:rsidRPr="0046311D">
        <w:rPr>
          <w:bCs/>
        </w:rPr>
        <w:t>Supplementary Fig. S1).</w:t>
      </w:r>
    </w:p>
    <w:p w14:paraId="1914DFEC" w14:textId="3ACBC246" w:rsidR="0046311D" w:rsidRPr="0046311D" w:rsidRDefault="0046311D" w:rsidP="0046311D">
      <w:pPr>
        <w:pBdr>
          <w:top w:val="nil"/>
          <w:left w:val="nil"/>
          <w:bottom w:val="nil"/>
          <w:right w:val="nil"/>
          <w:between w:val="nil"/>
        </w:pBdr>
        <w:spacing w:line="480" w:lineRule="auto"/>
        <w:ind w:right="419"/>
        <w:rPr>
          <w:bCs/>
        </w:rPr>
      </w:pPr>
      <w:r w:rsidRPr="0046311D">
        <w:rPr>
          <w:bCs/>
        </w:rPr>
        <w:t>Before matching, patients in the LHP group were older (median age 63 vs 50 years, p = 0.03), more frequently classified as ASA 3 (26% vs 17%, p = 0.04), and had a higher proportion of Hinchey IV peritonitis (37% vs 23%, p = 0.01). Other baseline characteristics were similar between groups.</w:t>
      </w:r>
    </w:p>
    <w:p w14:paraId="14619F47" w14:textId="35E8DDA2" w:rsidR="00EC0730" w:rsidRPr="0046311D" w:rsidRDefault="0046311D" w:rsidP="0046311D">
      <w:pPr>
        <w:pBdr>
          <w:top w:val="nil"/>
          <w:left w:val="nil"/>
          <w:bottom w:val="nil"/>
          <w:right w:val="nil"/>
          <w:between w:val="nil"/>
        </w:pBdr>
        <w:spacing w:line="480" w:lineRule="auto"/>
        <w:ind w:right="419"/>
        <w:rPr>
          <w:lang w:val="en-GB"/>
        </w:rPr>
      </w:pPr>
      <w:r w:rsidRPr="0046311D">
        <w:rPr>
          <w:bCs/>
        </w:rPr>
        <w:lastRenderedPageBreak/>
        <w:t>After matching, severe diverticulitis remained frequent, with Hinchey IV peritonitis observed in 31% of patients in the LHP group and 29% in the OPA group, and no other differences in preoperative characteristics were observed (Table 1</w:t>
      </w:r>
      <w:proofErr w:type="gramStart"/>
      <w:r w:rsidRPr="0046311D">
        <w:rPr>
          <w:bCs/>
        </w:rPr>
        <w:t>).</w:t>
      </w:r>
      <w:ins w:id="60" w:author="Thomas Husson" w:date="2025-11-27T10:59:00Z" w16du:dateUtc="2025-11-27T09:59:00Z">
        <w:r w:rsidR="00EC0730" w:rsidRPr="0046311D">
          <w:rPr>
            <w:lang w:val="en-GB"/>
          </w:rPr>
          <w:t>Flowchart</w:t>
        </w:r>
        <w:proofErr w:type="gramEnd"/>
        <w:r w:rsidR="00EC0730" w:rsidRPr="0046311D">
          <w:rPr>
            <w:lang w:val="en-GB"/>
          </w:rPr>
          <w:t xml:space="preserve"> + </w:t>
        </w:r>
        <w:proofErr w:type="spellStart"/>
        <w:r w:rsidR="00EC0730" w:rsidRPr="0046311D">
          <w:rPr>
            <w:lang w:val="en-GB"/>
          </w:rPr>
          <w:t>quels</w:t>
        </w:r>
        <w:proofErr w:type="spellEnd"/>
        <w:r w:rsidR="00EC0730" w:rsidRPr="0046311D">
          <w:rPr>
            <w:lang w:val="en-GB"/>
          </w:rPr>
          <w:t xml:space="preserve"> patients</w:t>
        </w:r>
        <w:r w:rsidR="00EC0730">
          <w:rPr>
            <w:b/>
            <w:i/>
          </w:rPr>
          <w:t>Tableau 1</w:t>
        </w:r>
      </w:ins>
    </w:p>
    <w:p w14:paraId="1953CE51" w14:textId="18C10868" w:rsidR="0046311D" w:rsidRDefault="004D0EF1" w:rsidP="00145006">
      <w:pPr>
        <w:spacing w:line="480" w:lineRule="auto"/>
        <w:ind w:right="419"/>
        <w:rPr>
          <w:b/>
          <w:i/>
        </w:rPr>
      </w:pPr>
      <w:r w:rsidRPr="006F1D1D">
        <w:rPr>
          <w:b/>
          <w:i/>
        </w:rPr>
        <w:t xml:space="preserve">Intraoperative </w:t>
      </w:r>
      <w:r w:rsidR="00A0437D" w:rsidRPr="006F1D1D">
        <w:rPr>
          <w:b/>
          <w:i/>
        </w:rPr>
        <w:t>findings and adverse events</w:t>
      </w:r>
    </w:p>
    <w:p w14:paraId="4292247B" w14:textId="127EB153" w:rsidR="0046311D" w:rsidRPr="0046311D" w:rsidRDefault="0046311D" w:rsidP="0046311D">
      <w:pPr>
        <w:spacing w:line="480" w:lineRule="auto"/>
        <w:ind w:right="419"/>
        <w:rPr>
          <w:bCs/>
          <w:iCs/>
        </w:rPr>
      </w:pPr>
      <w:r w:rsidRPr="0046311D">
        <w:rPr>
          <w:bCs/>
          <w:iCs/>
        </w:rPr>
        <w:t xml:space="preserve">In the propensity score–matched cohort, intraoperative outcomes are summarized in Table 2. Median operative time tended to be shorter in the LHP group compared with the OPA group (138 [100–169] vs 180 [120–240] minutes), although this difference did not reach statistical significance (p = 0.065). </w:t>
      </w:r>
      <w:r w:rsidR="00297ED9" w:rsidRPr="0046311D">
        <w:rPr>
          <w:bCs/>
          <w:iCs/>
        </w:rPr>
        <w:t>Conversion to open surgery occurred in 49% of patients undergoing LHP.</w:t>
      </w:r>
    </w:p>
    <w:p w14:paraId="65513619" w14:textId="56764695" w:rsidR="00297ED9" w:rsidRPr="0046311D" w:rsidRDefault="0046311D" w:rsidP="00297ED9">
      <w:pPr>
        <w:spacing w:line="480" w:lineRule="auto"/>
        <w:ind w:right="419"/>
        <w:rPr>
          <w:ins w:id="61" w:author="Thomas Husson" w:date="2025-11-27T10:59:00Z" w16du:dateUtc="2025-11-27T09:59:00Z"/>
          <w:bCs/>
          <w:iCs/>
        </w:rPr>
      </w:pPr>
      <w:r w:rsidRPr="0046311D">
        <w:rPr>
          <w:bCs/>
          <w:iCs/>
        </w:rPr>
        <w:t>Splenic flexure mobilization was performed far less frequently in the LHP group than in the OPA group (15% vs 72%, p &lt; 0.001), as was high ligation of the inferior mesenteric artery (4.9% vs 14%, p = 0.003)</w:t>
      </w:r>
      <w:r>
        <w:rPr>
          <w:bCs/>
          <w:iCs/>
        </w:rPr>
        <w:t>, with high ligation defined a</w:t>
      </w:r>
      <w:r w:rsidR="00A334DA" w:rsidRPr="00A334DA">
        <w:rPr>
          <w:bCs/>
          <w:iCs/>
        </w:rPr>
        <w:t>s division of the inferior mesenteric artery proximal to the origin of the left colic artery</w:t>
      </w:r>
      <w:r w:rsidR="00A334DA">
        <w:rPr>
          <w:bCs/>
          <w:iCs/>
        </w:rPr>
        <w:t xml:space="preserve"> </w:t>
      </w:r>
      <w:r w:rsidR="00A334DA">
        <w:rPr>
          <w:bCs/>
          <w:iCs/>
        </w:rPr>
        <w:fldChar w:fldCharType="begin"/>
      </w:r>
      <w:r w:rsidR="00A334DA">
        <w:rPr>
          <w:bCs/>
          <w:iCs/>
        </w:rPr>
        <w:instrText xml:space="preserve"> ADDIN ZOTERO_ITEM CSL_CITATION {"citationID":"OnbGVRr2","properties":{"formattedCitation":"\\super 5\\nosupersub{}","plainCitation":"5","noteIndex":0},"citationItems":[{"id":755,"uris":["http://zotero.org/users/6327427/items/6S29QCH5"],"itemData":{"id":755,"type":"article-journal","abstract":"In an attempt to determine whether \"high ligation\" of the inferior mesenteric artery during surgery for cancer of the rectum and rectosigmoid confers any significant 5-year survival advantage over \"low ligation,\" the outcome of 1370 patients was reviewed. There were 784 patients in whom the inferior mesenteric artery was ligated below the origin of the left colic artery (low ligation) and 586 in whom it was ligated above this level (high ligation). The distribution of histologic grades of the tumors and incidence of venous invasion were similar in both groups. Five-year follow-up was complete in 98.5%. No difference in the crude or age-corrected 5-year survival was found for patients with Dukes A, B, C overall, or C1 tumors, whether having had a low or high ligation. In hopes of identifying a population that benefited from high ligation, C1 patients were further subgrouped according to tumor location and number of involved lymph nodes. However, in no such subgroup was any significant high ligation advantage seen. In conclusion, high ligation of the inferior mesenteric artery has not been found to improve 5-year survival in patients with cancer of the rectum or rectosigmoid.","container-title":"Annals of Surgery","DOI":"10.1097/00000658-198412000-00010","ISSN":"0003-4932","issue":"6","journalAbbreviation":"Ann Surg","note":"PMID: 6508403\nPMCID: PMC1250590","page":"729-733","source":"PubMed Central","title":"Survival after high or low ligation of the inferior mesenteric artery during curative surgery for rectal cancer.","volume":"200","author":[{"family":"Pezim","given":"M E"},{"family":"Nicholls","given":"R J"}],"issued":{"date-parts":[["1984",12]]},"citation-key":"pezimSurvivalHighLow1984"}}],"schema":"https://github.com/citation-style-language/schema/raw/master/csl-citation.json"} </w:instrText>
      </w:r>
      <w:r w:rsidR="00A334DA">
        <w:rPr>
          <w:bCs/>
          <w:iCs/>
        </w:rPr>
        <w:fldChar w:fldCharType="separate"/>
      </w:r>
      <w:r w:rsidR="00A334DA" w:rsidRPr="00A334DA">
        <w:rPr>
          <w:vertAlign w:val="superscript"/>
          <w:lang w:val="en-GB"/>
        </w:rPr>
        <w:t>5</w:t>
      </w:r>
      <w:r w:rsidR="00A334DA">
        <w:rPr>
          <w:bCs/>
          <w:iCs/>
        </w:rPr>
        <w:fldChar w:fldCharType="end"/>
      </w:r>
      <w:r w:rsidRPr="0046311D">
        <w:rPr>
          <w:bCs/>
          <w:iCs/>
        </w:rPr>
        <w:t xml:space="preserve">. As expected, anastomosis was performed exclusively in the OPA group, most commonly as a latero-lateral configuration (59%), followed by </w:t>
      </w:r>
      <w:proofErr w:type="spellStart"/>
      <w:r w:rsidRPr="0046311D">
        <w:rPr>
          <w:bCs/>
          <w:iCs/>
        </w:rPr>
        <w:t>termino</w:t>
      </w:r>
      <w:proofErr w:type="spellEnd"/>
      <w:r w:rsidRPr="0046311D">
        <w:rPr>
          <w:bCs/>
          <w:iCs/>
        </w:rPr>
        <w:t>-terminal anastomosis (32%). Intraoperative transfusion rates were low and comparable between groups (3.3% vs 4.3%, p &gt; 0.9).</w:t>
      </w:r>
      <w:r w:rsidR="00297ED9">
        <w:rPr>
          <w:bCs/>
          <w:iCs/>
        </w:rPr>
        <w:t xml:space="preserve"> </w:t>
      </w:r>
    </w:p>
    <w:p w14:paraId="5BFA6821" w14:textId="3ABFFC2A" w:rsidR="00EC0730" w:rsidRPr="006F1D1D" w:rsidRDefault="00EC0730" w:rsidP="00297ED9">
      <w:pPr>
        <w:spacing w:line="480" w:lineRule="auto"/>
        <w:ind w:right="419"/>
        <w:rPr>
          <w:b/>
          <w:i/>
        </w:rPr>
      </w:pPr>
      <w:ins w:id="62" w:author="Thomas Husson" w:date="2025-11-27T10:59:00Z" w16du:dateUtc="2025-11-27T09:59:00Z">
        <w:r>
          <w:rPr>
            <w:b/>
            <w:i/>
          </w:rPr>
          <w:t>T</w:t>
        </w:r>
      </w:ins>
      <w:ins w:id="63" w:author="Thomas Husson" w:date="2025-11-27T11:00:00Z" w16du:dateUtc="2025-11-27T10:00:00Z">
        <w:r>
          <w:rPr>
            <w:b/>
            <w:i/>
          </w:rPr>
          <w:t>ableau 2</w:t>
        </w:r>
      </w:ins>
    </w:p>
    <w:p w14:paraId="4698AF43" w14:textId="03A89F4B" w:rsidR="00A334DA" w:rsidRPr="00A334DA" w:rsidRDefault="004D0EF1" w:rsidP="00A334DA">
      <w:pPr>
        <w:spacing w:line="480" w:lineRule="auto"/>
        <w:ind w:right="419"/>
        <w:rPr>
          <w:b/>
          <w:i/>
        </w:rPr>
      </w:pPr>
      <w:r w:rsidRPr="006F1D1D">
        <w:rPr>
          <w:b/>
          <w:i/>
        </w:rPr>
        <w:t>Postoperative outcomes</w:t>
      </w:r>
    </w:p>
    <w:p w14:paraId="1333B026" w14:textId="4757F0E3" w:rsidR="00A334DA" w:rsidRPr="00A334DA" w:rsidRDefault="00A334DA" w:rsidP="00A334DA">
      <w:pPr>
        <w:spacing w:line="480" w:lineRule="auto"/>
        <w:ind w:right="419"/>
        <w:rPr>
          <w:bCs/>
          <w:iCs/>
        </w:rPr>
      </w:pPr>
      <w:r w:rsidRPr="00A334DA">
        <w:rPr>
          <w:bCs/>
          <w:iCs/>
        </w:rPr>
        <w:t xml:space="preserve">Postoperative outcomes in the propensity score–matched cohort are detailed in Table 3. </w:t>
      </w:r>
      <w:proofErr w:type="gramStart"/>
      <w:r w:rsidRPr="00A334DA">
        <w:rPr>
          <w:bCs/>
          <w:iCs/>
        </w:rPr>
        <w:t>Overall</w:t>
      </w:r>
      <w:proofErr w:type="gramEnd"/>
      <w:r w:rsidRPr="00A334DA">
        <w:rPr>
          <w:bCs/>
          <w:iCs/>
        </w:rPr>
        <w:t xml:space="preserve"> 90-day morbidity was high but comparable between groups (53% in the LHP group vs 50% in the OPA group, p = 0.6). Ninety-day mortality did not differ significantly (5.0% vs 3.0%, p = 0.5), nor did the rate of intensive care unit admission (16% vs 11%, p = 0.3).</w:t>
      </w:r>
    </w:p>
    <w:p w14:paraId="3A7A039C" w14:textId="38747E33" w:rsidR="00A334DA" w:rsidRPr="00A334DA" w:rsidRDefault="00A334DA" w:rsidP="00A334DA">
      <w:pPr>
        <w:spacing w:line="480" w:lineRule="auto"/>
        <w:ind w:right="419"/>
        <w:rPr>
          <w:bCs/>
          <w:iCs/>
        </w:rPr>
      </w:pPr>
      <w:r w:rsidRPr="00A334DA">
        <w:rPr>
          <w:bCs/>
          <w:iCs/>
        </w:rPr>
        <w:t xml:space="preserve">The severity of postoperative complications was similar between groups, with no difference in the distribution of </w:t>
      </w:r>
      <w:proofErr w:type="spellStart"/>
      <w:r w:rsidRPr="00A334DA">
        <w:rPr>
          <w:bCs/>
          <w:iCs/>
        </w:rPr>
        <w:t>Clavien</w:t>
      </w:r>
      <w:proofErr w:type="spellEnd"/>
      <w:r w:rsidRPr="00A334DA">
        <w:rPr>
          <w:bCs/>
          <w:iCs/>
        </w:rPr>
        <w:t>–Dindo grades (p = 0.</w:t>
      </w:r>
      <w:r>
        <w:rPr>
          <w:bCs/>
          <w:iCs/>
        </w:rPr>
        <w:t>5</w:t>
      </w:r>
      <w:r w:rsidRPr="00A334DA">
        <w:rPr>
          <w:bCs/>
          <w:iCs/>
        </w:rPr>
        <w:t xml:space="preserve">). </w:t>
      </w:r>
      <w:r>
        <w:rPr>
          <w:bCs/>
          <w:iCs/>
        </w:rPr>
        <w:t>Severe</w:t>
      </w:r>
      <w:r w:rsidRPr="00A334DA">
        <w:rPr>
          <w:bCs/>
          <w:iCs/>
        </w:rPr>
        <w:t xml:space="preserve"> complications </w:t>
      </w:r>
      <w:r w:rsidRPr="00A334DA">
        <w:rPr>
          <w:bCs/>
          <w:iCs/>
        </w:rPr>
        <w:lastRenderedPageBreak/>
        <w:t>(</w:t>
      </w:r>
      <w:proofErr w:type="spellStart"/>
      <w:r w:rsidRPr="00A334DA">
        <w:rPr>
          <w:bCs/>
          <w:iCs/>
        </w:rPr>
        <w:t>Clavien</w:t>
      </w:r>
      <w:proofErr w:type="spellEnd"/>
      <w:r w:rsidRPr="00A334DA">
        <w:rPr>
          <w:bCs/>
          <w:iCs/>
        </w:rPr>
        <w:t xml:space="preserve">–Dindo &gt;2) occurred </w:t>
      </w:r>
      <w:r>
        <w:rPr>
          <w:bCs/>
          <w:iCs/>
        </w:rPr>
        <w:t xml:space="preserve">at comparable rates, </w:t>
      </w:r>
      <w:r w:rsidRPr="00A334DA">
        <w:rPr>
          <w:bCs/>
          <w:iCs/>
        </w:rPr>
        <w:t>in 27% of patients in the LHP group and 26% in the OPA group (p &gt; 0.9). Rates of intraperitoneal abscess were comparable (7.1% vs 9.0%, p = 0.6). Anastomotic leakage was observed only in the OPA group (8.0%).</w:t>
      </w:r>
    </w:p>
    <w:p w14:paraId="13253D8D" w14:textId="5DDE09BB" w:rsidR="00A334DA" w:rsidRPr="00A334DA" w:rsidRDefault="00A334DA" w:rsidP="00A334DA">
      <w:pPr>
        <w:spacing w:line="480" w:lineRule="auto"/>
        <w:ind w:right="419"/>
        <w:rPr>
          <w:bCs/>
          <w:iCs/>
        </w:rPr>
      </w:pPr>
      <w:r w:rsidRPr="00A334DA">
        <w:rPr>
          <w:bCs/>
          <w:iCs/>
        </w:rPr>
        <w:t xml:space="preserve">Reintervention rates did not differ significantly between groups (10% vs 16%, p = 0.2), with similar delays to reoperation. Median length of hospital stay tended to be longer after LHP (12 [8–19] vs 10 [8–16] days), although this difference </w:t>
      </w:r>
      <w:r>
        <w:rPr>
          <w:bCs/>
          <w:iCs/>
        </w:rPr>
        <w:t xml:space="preserve">was not statistically significant </w:t>
      </w:r>
      <w:r w:rsidRPr="00A334DA">
        <w:rPr>
          <w:bCs/>
          <w:iCs/>
        </w:rPr>
        <w:t>(p = 0.095). Thirty-day readmission rates were comparable (16% vs 21%, p = 0.5).</w:t>
      </w:r>
    </w:p>
    <w:p w14:paraId="5F8279F5" w14:textId="16B6F383" w:rsidR="00A334DA" w:rsidRPr="00A334DA" w:rsidRDefault="00A334DA" w:rsidP="00A334DA">
      <w:pPr>
        <w:spacing w:line="480" w:lineRule="auto"/>
        <w:ind w:right="419"/>
        <w:rPr>
          <w:ins w:id="64" w:author="Thomas Husson" w:date="2025-11-27T11:00:00Z" w16du:dateUtc="2025-11-27T10:00:00Z"/>
          <w:bCs/>
          <w:iCs/>
        </w:rPr>
      </w:pPr>
      <w:r w:rsidRPr="00A334DA">
        <w:rPr>
          <w:bCs/>
          <w:iCs/>
        </w:rPr>
        <w:t>Longer-term postoperative events, including incisional hernia (21% vs 23%), anastomotic stenosis, and recurrence of diverticulitis, occurred at similar rates in both groups, with no statistically significant differences.</w:t>
      </w:r>
    </w:p>
    <w:p w14:paraId="14135FA4" w14:textId="58FEA94A" w:rsidR="00EC0730" w:rsidRPr="006F1D1D" w:rsidRDefault="00EC0730" w:rsidP="00145006">
      <w:pPr>
        <w:spacing w:line="480" w:lineRule="auto"/>
        <w:ind w:right="419"/>
      </w:pPr>
      <w:ins w:id="65" w:author="Thomas Husson" w:date="2025-11-27T11:00:00Z" w16du:dateUtc="2025-11-27T10:00:00Z">
        <w:r>
          <w:rPr>
            <w:b/>
            <w:i/>
          </w:rPr>
          <w:t>Tableau 3</w:t>
        </w:r>
      </w:ins>
    </w:p>
    <w:p w14:paraId="0C6893C8" w14:textId="50CE5F88" w:rsidR="00451979" w:rsidRDefault="008B07D8" w:rsidP="00145006">
      <w:pPr>
        <w:spacing w:line="480" w:lineRule="auto"/>
        <w:ind w:right="419"/>
        <w:rPr>
          <w:b/>
          <w:i/>
          <w:iCs/>
        </w:rPr>
      </w:pPr>
      <w:r w:rsidRPr="006F1D1D">
        <w:rPr>
          <w:b/>
          <w:i/>
          <w:iCs/>
        </w:rPr>
        <w:t>Stoma Free Survival</w:t>
      </w:r>
    </w:p>
    <w:p w14:paraId="73517A4A" w14:textId="2680919F" w:rsidR="00290B1D" w:rsidRDefault="00290B1D" w:rsidP="00145006">
      <w:pPr>
        <w:spacing w:line="480" w:lineRule="auto"/>
        <w:ind w:right="419"/>
        <w:rPr>
          <w:bCs/>
        </w:rPr>
      </w:pPr>
      <w:r w:rsidRPr="00290B1D">
        <w:rPr>
          <w:bCs/>
        </w:rPr>
        <w:t>In the propensity score–matched cohort, stoma-free survival differed significantly between groups (Figure 1). At 24 months, the probability of being stoma-free was higher in the OPA group than in the LHP group (88% vs 70%, respectively; stratified log-rank p &lt; 0.0001). The median follow-up duration, estimated using the reverse Kaplan–Meier method, was 671 days in the LHP group and 390 days in the OPA group. In the Cox proportional hazards model accounting for the matched design with robust standard errors, OPA was associated with a significantly higher rate of stoma closure compared with LHP (HR = 1.84, 95% CI 1.39–2.44; p &lt; 0.001), corresponding to a shorter time to stoma-free status (Table 4).</w:t>
      </w:r>
    </w:p>
    <w:p w14:paraId="0CCB9EBA" w14:textId="6C64F918" w:rsidR="00EC0730" w:rsidRPr="006F1D1D" w:rsidRDefault="00F10064" w:rsidP="00145006">
      <w:pPr>
        <w:spacing w:line="480" w:lineRule="auto"/>
        <w:ind w:right="419"/>
        <w:rPr>
          <w:b/>
          <w:i/>
          <w:iCs/>
        </w:rPr>
      </w:pPr>
      <w:r w:rsidRPr="00F10064">
        <w:rPr>
          <w:bCs/>
        </w:rPr>
        <w:t xml:space="preserve">Additionally, a supplementary analysis according to conversion status within the </w:t>
      </w:r>
      <w:r>
        <w:rPr>
          <w:bCs/>
        </w:rPr>
        <w:t>LHP</w:t>
      </w:r>
      <w:r w:rsidRPr="00F10064">
        <w:rPr>
          <w:bCs/>
        </w:rPr>
        <w:t xml:space="preserve"> group was performed (Supplementary Fig. S2). </w:t>
      </w:r>
      <w:r>
        <w:rPr>
          <w:bCs/>
        </w:rPr>
        <w:t>OPA</w:t>
      </w:r>
      <w:r w:rsidRPr="00F10064">
        <w:rPr>
          <w:bCs/>
        </w:rPr>
        <w:t xml:space="preserve"> was associated with a higher rate of stoma closure compared with both converted (HR = 1.59, 95% CI 1.12–2.27; p = </w:t>
      </w:r>
      <w:r w:rsidRPr="00F10064">
        <w:rPr>
          <w:bCs/>
        </w:rPr>
        <w:lastRenderedPageBreak/>
        <w:t xml:space="preserve">0.01) and non-converted </w:t>
      </w:r>
      <w:r>
        <w:rPr>
          <w:bCs/>
        </w:rPr>
        <w:t>LHP</w:t>
      </w:r>
      <w:r w:rsidRPr="00F10064">
        <w:rPr>
          <w:bCs/>
        </w:rPr>
        <w:t xml:space="preserve"> (HR = 2.09, 95% CI 1.44–3.01; p &lt; 0.001). No significant difference in stoma-free survival was observed between converted and non-converted </w:t>
      </w:r>
      <w:r>
        <w:rPr>
          <w:bCs/>
        </w:rPr>
        <w:t>LHP</w:t>
      </w:r>
      <w:r w:rsidRPr="00F10064">
        <w:rPr>
          <w:bCs/>
        </w:rPr>
        <w:t xml:space="preserve"> (HR = 1.34, 95% CI 0.85–2.13; p = 0.21</w:t>
      </w:r>
      <w:proofErr w:type="gramStart"/>
      <w:r w:rsidRPr="00F10064">
        <w:rPr>
          <w:bCs/>
        </w:rPr>
        <w:t>).</w:t>
      </w:r>
      <w:proofErr w:type="spellStart"/>
      <w:ins w:id="66" w:author="Thomas Husson" w:date="2025-11-27T11:00:00Z" w16du:dateUtc="2025-11-27T10:00:00Z">
        <w:r w:rsidR="00EC0730">
          <w:rPr>
            <w:b/>
            <w:i/>
            <w:iCs/>
          </w:rPr>
          <w:t>Courbe</w:t>
        </w:r>
        <w:proofErr w:type="spellEnd"/>
        <w:proofErr w:type="gramEnd"/>
        <w:r w:rsidR="00EC0730">
          <w:rPr>
            <w:b/>
            <w:i/>
            <w:iCs/>
          </w:rPr>
          <w:t xml:space="preserve"> </w:t>
        </w:r>
        <w:proofErr w:type="spellStart"/>
        <w:r w:rsidR="00EC0730">
          <w:rPr>
            <w:b/>
            <w:i/>
            <w:iCs/>
          </w:rPr>
          <w:t>survie</w:t>
        </w:r>
      </w:ins>
      <w:proofErr w:type="spellEnd"/>
    </w:p>
    <w:p w14:paraId="53CC90FD" w14:textId="77777777" w:rsidR="00636B3C" w:rsidRPr="006F1D1D" w:rsidRDefault="00636B3C">
      <w:pPr>
        <w:rPr>
          <w:b/>
        </w:rPr>
      </w:pPr>
      <w:r w:rsidRPr="006F1D1D">
        <w:rPr>
          <w:b/>
        </w:rPr>
        <w:br w:type="page"/>
      </w:r>
    </w:p>
    <w:p w14:paraId="7EDE3655" w14:textId="2FC5D6C2" w:rsidR="00AA04A2" w:rsidRPr="006F1D1D" w:rsidRDefault="004D0EF1" w:rsidP="00145006">
      <w:pPr>
        <w:spacing w:line="480" w:lineRule="auto"/>
        <w:ind w:right="419"/>
        <w:rPr>
          <w:b/>
        </w:rPr>
      </w:pPr>
      <w:r w:rsidRPr="006F1D1D">
        <w:rPr>
          <w:b/>
        </w:rPr>
        <w:lastRenderedPageBreak/>
        <w:t>Discussion</w:t>
      </w:r>
    </w:p>
    <w:p w14:paraId="2A6D1403" w14:textId="77777777" w:rsidR="00E23FE0" w:rsidRPr="006F1D1D" w:rsidRDefault="00E23FE0">
      <w:pPr>
        <w:rPr>
          <w:b/>
        </w:rPr>
      </w:pPr>
      <w:r w:rsidRPr="006F1D1D">
        <w:rPr>
          <w:b/>
        </w:rPr>
        <w:br w:type="page"/>
      </w:r>
    </w:p>
    <w:p w14:paraId="60244636" w14:textId="7F9C4E19" w:rsidR="00451979" w:rsidRPr="006F1D1D" w:rsidRDefault="004D0EF1" w:rsidP="00145006">
      <w:pPr>
        <w:spacing w:line="480" w:lineRule="auto"/>
        <w:ind w:right="419"/>
        <w:rPr>
          <w:b/>
        </w:rPr>
      </w:pPr>
      <w:r w:rsidRPr="006F1D1D">
        <w:rPr>
          <w:b/>
        </w:rPr>
        <w:lastRenderedPageBreak/>
        <w:t>Funding/Support</w:t>
      </w:r>
    </w:p>
    <w:p w14:paraId="6AA67AF4" w14:textId="77777777" w:rsidR="00451979" w:rsidRPr="006F1D1D" w:rsidRDefault="004D0EF1" w:rsidP="00145006">
      <w:pPr>
        <w:spacing w:line="480" w:lineRule="auto"/>
        <w:ind w:right="419"/>
      </w:pPr>
      <w:r w:rsidRPr="006F1D1D">
        <w:t>This research was conducted without external or internal sources of funding.</w:t>
      </w:r>
    </w:p>
    <w:p w14:paraId="0FC7CDB7" w14:textId="77777777" w:rsidR="00451979" w:rsidRPr="006F1D1D" w:rsidRDefault="00451979" w:rsidP="00145006">
      <w:pPr>
        <w:spacing w:line="480" w:lineRule="auto"/>
        <w:ind w:right="419"/>
      </w:pPr>
    </w:p>
    <w:p w14:paraId="7F2BAE9B" w14:textId="77777777" w:rsidR="00451979" w:rsidRPr="006F1D1D" w:rsidRDefault="004D0EF1" w:rsidP="00145006">
      <w:pPr>
        <w:spacing w:line="480" w:lineRule="auto"/>
        <w:ind w:right="419"/>
        <w:rPr>
          <w:b/>
        </w:rPr>
      </w:pPr>
      <w:r w:rsidRPr="006F1D1D">
        <w:rPr>
          <w:b/>
        </w:rPr>
        <w:t>Conflict of interest/Disclosure</w:t>
      </w:r>
    </w:p>
    <w:p w14:paraId="444510B7" w14:textId="69E322CF" w:rsidR="00545573" w:rsidRPr="006F1D1D" w:rsidRDefault="00DE2B07" w:rsidP="00145006">
      <w:pPr>
        <w:spacing w:line="480" w:lineRule="auto"/>
        <w:ind w:right="419"/>
      </w:pPr>
      <w:r w:rsidRPr="006F1D1D">
        <w:t>A</w:t>
      </w:r>
      <w:r w:rsidR="008B07D8" w:rsidRPr="006F1D1D">
        <w:t>M</w:t>
      </w:r>
      <w:r w:rsidRPr="006F1D1D">
        <w:t>:</w:t>
      </w:r>
    </w:p>
    <w:p w14:paraId="5354E5B5" w14:textId="77777777" w:rsidR="00AB2F71" w:rsidRPr="006F1D1D" w:rsidRDefault="00AB2F71" w:rsidP="00145006">
      <w:pPr>
        <w:ind w:right="419"/>
        <w:rPr>
          <w:b/>
          <w:bCs/>
        </w:rPr>
      </w:pPr>
      <w:r w:rsidRPr="006F1D1D">
        <w:rPr>
          <w:b/>
          <w:bCs/>
        </w:rPr>
        <w:t>Acknowledgements</w:t>
      </w:r>
    </w:p>
    <w:p w14:paraId="6B5B4DCB" w14:textId="77777777" w:rsidR="00AB2F71" w:rsidRPr="006F1D1D" w:rsidRDefault="00AB2F71" w:rsidP="00145006">
      <w:pPr>
        <w:ind w:right="419"/>
        <w:rPr>
          <w:b/>
          <w:bCs/>
        </w:rPr>
      </w:pPr>
    </w:p>
    <w:p w14:paraId="62125E4E" w14:textId="7DE5534A" w:rsidR="00311966" w:rsidRPr="006F1D1D" w:rsidRDefault="00AB2F71" w:rsidP="00145006">
      <w:pPr>
        <w:ind w:right="419"/>
      </w:pPr>
      <w:r w:rsidRPr="006F1D1D">
        <w:t xml:space="preserve">This study was supported by </w:t>
      </w:r>
      <w:r w:rsidR="008B07D8" w:rsidRPr="006F1D1D">
        <w:t>AFC</w:t>
      </w:r>
      <w:r w:rsidRPr="006F1D1D">
        <w:t xml:space="preserve"> association</w:t>
      </w:r>
      <w:r w:rsidR="00311966" w:rsidRPr="006F1D1D">
        <w:br w:type="page"/>
      </w:r>
    </w:p>
    <w:p w14:paraId="29FB200D" w14:textId="2E68B09F" w:rsidR="00E23FE0" w:rsidRPr="008E5FA3" w:rsidRDefault="00545573" w:rsidP="003C5B4D">
      <w:pPr>
        <w:spacing w:line="480" w:lineRule="auto"/>
        <w:ind w:right="419"/>
        <w:rPr>
          <w:b/>
          <w:bCs/>
          <w:lang w:val="fr-FR"/>
        </w:rPr>
      </w:pPr>
      <w:proofErr w:type="spellStart"/>
      <w:r w:rsidRPr="008E5FA3">
        <w:rPr>
          <w:b/>
          <w:bCs/>
          <w:lang w:val="fr-FR"/>
        </w:rPr>
        <w:lastRenderedPageBreak/>
        <w:t>References</w:t>
      </w:r>
      <w:proofErr w:type="spellEnd"/>
    </w:p>
    <w:p w14:paraId="10B01F12" w14:textId="77777777" w:rsidR="00A334DA" w:rsidRPr="00A334DA" w:rsidRDefault="003C5B4D" w:rsidP="00A334DA">
      <w:pPr>
        <w:pStyle w:val="Bibliography"/>
        <w:rPr>
          <w:lang w:val="fr-FR"/>
        </w:rPr>
      </w:pPr>
      <w:r w:rsidRPr="006F1D1D">
        <w:rPr>
          <w:b/>
          <w:bCs/>
        </w:rPr>
        <w:fldChar w:fldCharType="begin"/>
      </w:r>
      <w:r w:rsidR="00496966" w:rsidRPr="008E5FA3">
        <w:rPr>
          <w:b/>
          <w:bCs/>
          <w:lang w:val="fr-FR"/>
        </w:rPr>
        <w:instrText xml:space="preserve"> ADDIN ZOTERO_BIBL {"uncited":[],"omitted":[],"custom":[]} CSL_BIBLIOGRAPHY </w:instrText>
      </w:r>
      <w:r w:rsidRPr="006F1D1D">
        <w:rPr>
          <w:b/>
          <w:bCs/>
        </w:rPr>
        <w:fldChar w:fldCharType="separate"/>
      </w:r>
      <w:r w:rsidR="00A334DA" w:rsidRPr="00A334DA">
        <w:rPr>
          <w:lang w:val="fr-FR"/>
        </w:rPr>
        <w:t>1.</w:t>
      </w:r>
      <w:r w:rsidR="00A334DA" w:rsidRPr="00A334DA">
        <w:rPr>
          <w:lang w:val="fr-FR"/>
        </w:rPr>
        <w:tab/>
      </w:r>
      <w:proofErr w:type="spellStart"/>
      <w:r w:rsidR="00A334DA" w:rsidRPr="00A334DA">
        <w:rPr>
          <w:lang w:val="fr-FR"/>
        </w:rPr>
        <w:t>Clavien</w:t>
      </w:r>
      <w:proofErr w:type="spellEnd"/>
      <w:r w:rsidR="00A334DA" w:rsidRPr="00A334DA">
        <w:rPr>
          <w:lang w:val="fr-FR"/>
        </w:rPr>
        <w:t xml:space="preserve"> PA, </w:t>
      </w:r>
      <w:proofErr w:type="spellStart"/>
      <w:r w:rsidR="00A334DA" w:rsidRPr="00A334DA">
        <w:rPr>
          <w:lang w:val="fr-FR"/>
        </w:rPr>
        <w:t>Barkun</w:t>
      </w:r>
      <w:proofErr w:type="spellEnd"/>
      <w:r w:rsidR="00A334DA" w:rsidRPr="00A334DA">
        <w:rPr>
          <w:lang w:val="fr-FR"/>
        </w:rPr>
        <w:t xml:space="preserve"> J, de Oliveira ML, et al. </w:t>
      </w:r>
      <w:r w:rsidR="00A334DA" w:rsidRPr="00A334DA">
        <w:rPr>
          <w:lang w:val="en-GB"/>
        </w:rPr>
        <w:t xml:space="preserve">The </w:t>
      </w:r>
      <w:proofErr w:type="spellStart"/>
      <w:r w:rsidR="00A334DA" w:rsidRPr="00A334DA">
        <w:rPr>
          <w:lang w:val="en-GB"/>
        </w:rPr>
        <w:t>Clavien</w:t>
      </w:r>
      <w:proofErr w:type="spellEnd"/>
      <w:r w:rsidR="00A334DA" w:rsidRPr="00A334DA">
        <w:rPr>
          <w:lang w:val="en-GB"/>
        </w:rPr>
        <w:t xml:space="preserve">-Dindo classification of surgical complications: five-year experience. </w:t>
      </w:r>
      <w:r w:rsidR="00A334DA" w:rsidRPr="00A334DA">
        <w:rPr>
          <w:i/>
          <w:iCs/>
          <w:lang w:val="fr-FR"/>
        </w:rPr>
        <w:t xml:space="preserve">Ann </w:t>
      </w:r>
      <w:proofErr w:type="spellStart"/>
      <w:r w:rsidR="00A334DA" w:rsidRPr="00A334DA">
        <w:rPr>
          <w:i/>
          <w:iCs/>
          <w:lang w:val="fr-FR"/>
        </w:rPr>
        <w:t>Surg</w:t>
      </w:r>
      <w:proofErr w:type="spellEnd"/>
      <w:r w:rsidR="00A334DA" w:rsidRPr="00A334DA">
        <w:rPr>
          <w:lang w:val="fr-FR"/>
        </w:rPr>
        <w:t xml:space="preserve">. </w:t>
      </w:r>
      <w:proofErr w:type="gramStart"/>
      <w:r w:rsidR="00A334DA" w:rsidRPr="00A334DA">
        <w:rPr>
          <w:lang w:val="fr-FR"/>
        </w:rPr>
        <w:t>2009;</w:t>
      </w:r>
      <w:proofErr w:type="gramEnd"/>
      <w:r w:rsidR="00A334DA" w:rsidRPr="00A334DA">
        <w:rPr>
          <w:lang w:val="fr-FR"/>
        </w:rPr>
        <w:t>250(2</w:t>
      </w:r>
      <w:proofErr w:type="gramStart"/>
      <w:r w:rsidR="00A334DA" w:rsidRPr="00A334DA">
        <w:rPr>
          <w:lang w:val="fr-FR"/>
        </w:rPr>
        <w:t>):</w:t>
      </w:r>
      <w:proofErr w:type="gramEnd"/>
      <w:r w:rsidR="00A334DA" w:rsidRPr="00A334DA">
        <w:rPr>
          <w:lang w:val="fr-FR"/>
        </w:rPr>
        <w:t xml:space="preserve">187-196. </w:t>
      </w:r>
      <w:proofErr w:type="gramStart"/>
      <w:r w:rsidR="00A334DA" w:rsidRPr="00A334DA">
        <w:rPr>
          <w:lang w:val="fr-FR"/>
        </w:rPr>
        <w:t>doi:10.1097/SLA.0b013e3181b13ca2</w:t>
      </w:r>
      <w:proofErr w:type="gramEnd"/>
    </w:p>
    <w:p w14:paraId="4FA4B7DA" w14:textId="77777777" w:rsidR="00A334DA" w:rsidRPr="00A334DA" w:rsidRDefault="00A334DA" w:rsidP="00A334DA">
      <w:pPr>
        <w:pStyle w:val="Bibliography"/>
        <w:rPr>
          <w:lang w:val="en-GB"/>
        </w:rPr>
      </w:pPr>
      <w:r w:rsidRPr="00A334DA">
        <w:rPr>
          <w:lang w:val="fr-FR"/>
        </w:rPr>
        <w:t>2.</w:t>
      </w:r>
      <w:r w:rsidRPr="00A334DA">
        <w:rPr>
          <w:lang w:val="fr-FR"/>
        </w:rPr>
        <w:tab/>
        <w:t xml:space="preserve">Hartmann H. Nouveau procédé d’ablation des cancers de la partie terminale du colon pelvien. </w:t>
      </w:r>
      <w:r w:rsidRPr="00A334DA">
        <w:rPr>
          <w:lang w:val="en-GB"/>
        </w:rPr>
        <w:t>In: 1921. http://www.grandroundsjournal.com/articles/gr089001/hartmann-original.pdf</w:t>
      </w:r>
    </w:p>
    <w:p w14:paraId="7D2DF684" w14:textId="77777777" w:rsidR="00A334DA" w:rsidRPr="00A334DA" w:rsidRDefault="00A334DA" w:rsidP="00A334DA">
      <w:pPr>
        <w:pStyle w:val="Bibliography"/>
        <w:rPr>
          <w:lang w:val="en-GB"/>
        </w:rPr>
      </w:pPr>
      <w:r w:rsidRPr="00A334DA">
        <w:rPr>
          <w:lang w:val="en-GB"/>
        </w:rPr>
        <w:t>3.</w:t>
      </w:r>
      <w:r w:rsidRPr="00A334DA">
        <w:rPr>
          <w:lang w:val="en-GB"/>
        </w:rPr>
        <w:tab/>
        <w:t xml:space="preserve">Austin PC. An Introduction to Propensity Score Methods for Reducing the Effects of Confounding in Observational Studies. </w:t>
      </w:r>
      <w:proofErr w:type="spellStart"/>
      <w:r w:rsidRPr="00A334DA">
        <w:rPr>
          <w:i/>
          <w:iCs/>
          <w:lang w:val="en-GB"/>
        </w:rPr>
        <w:t>Multivar</w:t>
      </w:r>
      <w:proofErr w:type="spellEnd"/>
      <w:r w:rsidRPr="00A334DA">
        <w:rPr>
          <w:i/>
          <w:iCs/>
          <w:lang w:val="en-GB"/>
        </w:rPr>
        <w:t xml:space="preserve"> Behav Res</w:t>
      </w:r>
      <w:r w:rsidRPr="00A334DA">
        <w:rPr>
          <w:lang w:val="en-GB"/>
        </w:rPr>
        <w:t>. 2011;46(3):399-424. doi:10.1080/00273171.2011.568786</w:t>
      </w:r>
    </w:p>
    <w:p w14:paraId="67571B5D" w14:textId="77777777" w:rsidR="00A334DA" w:rsidRPr="00A334DA" w:rsidRDefault="00A334DA" w:rsidP="00A334DA">
      <w:pPr>
        <w:pStyle w:val="Bibliography"/>
        <w:rPr>
          <w:lang w:val="en-GB"/>
        </w:rPr>
      </w:pPr>
      <w:r w:rsidRPr="00A334DA">
        <w:rPr>
          <w:lang w:val="en-GB"/>
        </w:rPr>
        <w:t>4.</w:t>
      </w:r>
      <w:r w:rsidRPr="00A334DA">
        <w:rPr>
          <w:lang w:val="en-GB"/>
        </w:rPr>
        <w:tab/>
        <w:t xml:space="preserve">Austin PC, </w:t>
      </w:r>
      <w:proofErr w:type="spellStart"/>
      <w:r w:rsidRPr="00A334DA">
        <w:rPr>
          <w:lang w:val="en-GB"/>
        </w:rPr>
        <w:t>Cafri</w:t>
      </w:r>
      <w:proofErr w:type="spellEnd"/>
      <w:r w:rsidRPr="00A334DA">
        <w:rPr>
          <w:lang w:val="en-GB"/>
        </w:rPr>
        <w:t xml:space="preserve"> G. Variance estimation when using propensity‐score matching with replacement with survival or time‐to‐event outcomes. </w:t>
      </w:r>
      <w:r w:rsidRPr="00A334DA">
        <w:rPr>
          <w:i/>
          <w:iCs/>
          <w:lang w:val="en-GB"/>
        </w:rPr>
        <w:t>Stat Med</w:t>
      </w:r>
      <w:r w:rsidRPr="00A334DA">
        <w:rPr>
          <w:lang w:val="en-GB"/>
        </w:rPr>
        <w:t>. 2020;39(11):1623-1640. doi:10.1002/sim.8502</w:t>
      </w:r>
    </w:p>
    <w:p w14:paraId="13C1B0E7" w14:textId="77777777" w:rsidR="00A334DA" w:rsidRPr="00A334DA" w:rsidRDefault="00A334DA" w:rsidP="00A334DA">
      <w:pPr>
        <w:pStyle w:val="Bibliography"/>
        <w:rPr>
          <w:lang w:val="en-GB"/>
        </w:rPr>
      </w:pPr>
      <w:r w:rsidRPr="00A334DA">
        <w:rPr>
          <w:lang w:val="en-GB"/>
        </w:rPr>
        <w:t>5.</w:t>
      </w:r>
      <w:r w:rsidRPr="00A334DA">
        <w:rPr>
          <w:lang w:val="en-GB"/>
        </w:rPr>
        <w:tab/>
      </w:r>
      <w:proofErr w:type="spellStart"/>
      <w:r w:rsidRPr="00A334DA">
        <w:rPr>
          <w:lang w:val="en-GB"/>
        </w:rPr>
        <w:t>Pezim</w:t>
      </w:r>
      <w:proofErr w:type="spellEnd"/>
      <w:r w:rsidRPr="00A334DA">
        <w:rPr>
          <w:lang w:val="en-GB"/>
        </w:rPr>
        <w:t xml:space="preserve"> ME, Nicholls RJ. Survival after high or low ligation of the inferior mesenteric artery during curative surgery for rectal cancer. </w:t>
      </w:r>
      <w:r w:rsidRPr="00A334DA">
        <w:rPr>
          <w:i/>
          <w:iCs/>
          <w:lang w:val="en-GB"/>
        </w:rPr>
        <w:t>Ann Surg</w:t>
      </w:r>
      <w:r w:rsidRPr="00A334DA">
        <w:rPr>
          <w:lang w:val="en-GB"/>
        </w:rPr>
        <w:t>. 1984;200(6):729-733. doi:10.1097/00000658-198412000-00010</w:t>
      </w:r>
    </w:p>
    <w:p w14:paraId="734F8E3A" w14:textId="08AC59E6" w:rsidR="003C5B4D" w:rsidRPr="006F1D1D" w:rsidRDefault="003C5B4D" w:rsidP="00A334DA">
      <w:pPr>
        <w:pStyle w:val="Bibliography"/>
        <w:rPr>
          <w:b/>
          <w:bCs/>
        </w:rPr>
      </w:pPr>
      <w:r w:rsidRPr="006F1D1D">
        <w:rPr>
          <w:b/>
          <w:bCs/>
        </w:rPr>
        <w:fldChar w:fldCharType="end"/>
      </w:r>
    </w:p>
    <w:p w14:paraId="5BE4C105" w14:textId="77777777" w:rsidR="00E23FE0" w:rsidRPr="006F1D1D" w:rsidRDefault="00E23FE0">
      <w:pPr>
        <w:rPr>
          <w:b/>
          <w:bCs/>
        </w:rPr>
      </w:pPr>
      <w:r w:rsidRPr="006F1D1D">
        <w:rPr>
          <w:b/>
          <w:bCs/>
        </w:rPr>
        <w:br w:type="page"/>
      </w:r>
    </w:p>
    <w:p w14:paraId="6891DAD5" w14:textId="22095A95" w:rsidR="001E33C7" w:rsidRDefault="00311966" w:rsidP="00E23FE0">
      <w:pPr>
        <w:widowControl w:val="0"/>
        <w:autoSpaceDE w:val="0"/>
        <w:autoSpaceDN w:val="0"/>
        <w:adjustRightInd w:val="0"/>
        <w:ind w:right="419"/>
      </w:pPr>
      <w:r w:rsidRPr="006F1D1D">
        <w:lastRenderedPageBreak/>
        <w:t xml:space="preserve">Tables </w:t>
      </w:r>
    </w:p>
    <w:p w14:paraId="4F9ACF78" w14:textId="77777777" w:rsidR="00594BD8" w:rsidRDefault="00594BD8" w:rsidP="00E23FE0">
      <w:pPr>
        <w:widowControl w:val="0"/>
        <w:autoSpaceDE w:val="0"/>
        <w:autoSpaceDN w:val="0"/>
        <w:adjustRightInd w:val="0"/>
        <w:ind w:right="419"/>
      </w:pPr>
    </w:p>
    <w:p w14:paraId="43A4EF23" w14:textId="22A6CE6A" w:rsidR="00594BD8" w:rsidRDefault="00594BD8" w:rsidP="00E23FE0">
      <w:pPr>
        <w:widowControl w:val="0"/>
        <w:autoSpaceDE w:val="0"/>
        <w:autoSpaceDN w:val="0"/>
        <w:adjustRightInd w:val="0"/>
        <w:ind w:right="419"/>
        <w:rPr>
          <w:b/>
          <w:bCs/>
          <w:sz w:val="20"/>
          <w:szCs w:val="20"/>
        </w:rPr>
      </w:pPr>
      <w:r w:rsidRPr="00CC43C3">
        <w:rPr>
          <w:b/>
          <w:bCs/>
          <w:sz w:val="20"/>
          <w:szCs w:val="20"/>
        </w:rPr>
        <w:t xml:space="preserve">Table </w:t>
      </w:r>
      <w:proofErr w:type="gramStart"/>
      <w:r w:rsidRPr="00CC43C3">
        <w:rPr>
          <w:b/>
          <w:bCs/>
          <w:sz w:val="20"/>
          <w:szCs w:val="20"/>
        </w:rPr>
        <w:t xml:space="preserve">1 </w:t>
      </w:r>
      <w:r w:rsidRPr="00CC43C3">
        <w:rPr>
          <w:b/>
          <w:bCs/>
        </w:rPr>
        <w:t>:</w:t>
      </w:r>
      <w:proofErr w:type="gramEnd"/>
      <w:r w:rsidRPr="00CC43C3">
        <w:rPr>
          <w:b/>
          <w:bCs/>
        </w:rPr>
        <w:t xml:space="preserve"> </w:t>
      </w:r>
      <w:r w:rsidRPr="00CC43C3">
        <w:rPr>
          <w:b/>
          <w:bCs/>
          <w:sz w:val="20"/>
          <w:szCs w:val="20"/>
        </w:rPr>
        <w:t>Preoperative characteristics</w:t>
      </w:r>
    </w:p>
    <w:p w14:paraId="3C0AE0A6" w14:textId="77777777" w:rsidR="00CC43C3" w:rsidRPr="00CC43C3" w:rsidRDefault="00CC43C3" w:rsidP="00E23FE0">
      <w:pPr>
        <w:widowControl w:val="0"/>
        <w:autoSpaceDE w:val="0"/>
        <w:autoSpaceDN w:val="0"/>
        <w:adjustRightInd w:val="0"/>
        <w:ind w:right="419"/>
        <w:rPr>
          <w:b/>
          <w:bCs/>
        </w:rPr>
      </w:pP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559"/>
        <w:gridCol w:w="1559"/>
        <w:gridCol w:w="709"/>
        <w:gridCol w:w="1559"/>
        <w:gridCol w:w="1560"/>
        <w:gridCol w:w="567"/>
      </w:tblGrid>
      <w:tr w:rsidR="008E5FA3" w:rsidRPr="000862A7" w14:paraId="4417C222" w14:textId="77777777" w:rsidTr="007757AC">
        <w:trPr>
          <w:trHeight w:val="19"/>
        </w:trPr>
        <w:tc>
          <w:tcPr>
            <w:tcW w:w="1985" w:type="dxa"/>
            <w:tcBorders>
              <w:top w:val="single" w:sz="4" w:space="0" w:color="auto"/>
              <w:bottom w:val="single" w:sz="4" w:space="0" w:color="auto"/>
            </w:tcBorders>
          </w:tcPr>
          <w:p w14:paraId="5C7FDF7D" w14:textId="77777777" w:rsidR="008E5FA3" w:rsidRPr="000862A7" w:rsidRDefault="008E5FA3" w:rsidP="00CC43C3">
            <w:pPr>
              <w:rPr>
                <w:b/>
                <w:sz w:val="20"/>
                <w:szCs w:val="20"/>
              </w:rPr>
            </w:pPr>
          </w:p>
        </w:tc>
        <w:tc>
          <w:tcPr>
            <w:tcW w:w="3827" w:type="dxa"/>
            <w:gridSpan w:val="3"/>
            <w:tcBorders>
              <w:top w:val="single" w:sz="4" w:space="0" w:color="auto"/>
              <w:bottom w:val="single" w:sz="4" w:space="0" w:color="auto"/>
            </w:tcBorders>
            <w:vAlign w:val="center"/>
          </w:tcPr>
          <w:p w14:paraId="30ADA6A3" w14:textId="77777777" w:rsidR="008E5FA3" w:rsidRPr="000862A7" w:rsidRDefault="008E5FA3" w:rsidP="005D028E">
            <w:pPr>
              <w:spacing w:before="60" w:after="60"/>
              <w:ind w:right="-69"/>
              <w:rPr>
                <w:b/>
                <w:sz w:val="20"/>
                <w:szCs w:val="20"/>
              </w:rPr>
            </w:pPr>
            <w:r w:rsidRPr="000862A7">
              <w:rPr>
                <w:b/>
                <w:sz w:val="20"/>
                <w:szCs w:val="20"/>
              </w:rPr>
              <w:t>All patients (n=</w:t>
            </w:r>
            <w:r>
              <w:rPr>
                <w:b/>
                <w:sz w:val="20"/>
                <w:szCs w:val="20"/>
              </w:rPr>
              <w:t>285</w:t>
            </w:r>
            <w:r w:rsidRPr="000862A7">
              <w:rPr>
                <w:b/>
                <w:sz w:val="20"/>
                <w:szCs w:val="20"/>
              </w:rPr>
              <w:t>)</w:t>
            </w:r>
          </w:p>
        </w:tc>
        <w:tc>
          <w:tcPr>
            <w:tcW w:w="3686" w:type="dxa"/>
            <w:gridSpan w:val="3"/>
            <w:tcBorders>
              <w:top w:val="single" w:sz="4" w:space="0" w:color="auto"/>
              <w:bottom w:val="single" w:sz="4" w:space="0" w:color="auto"/>
            </w:tcBorders>
            <w:vAlign w:val="center"/>
          </w:tcPr>
          <w:p w14:paraId="10DE8818" w14:textId="77777777" w:rsidR="008E5FA3" w:rsidRPr="000862A7" w:rsidRDefault="008E5FA3" w:rsidP="005D028E">
            <w:pPr>
              <w:spacing w:before="60" w:after="60"/>
              <w:ind w:right="-194"/>
              <w:rPr>
                <w:b/>
                <w:sz w:val="20"/>
                <w:szCs w:val="20"/>
              </w:rPr>
            </w:pPr>
            <w:r>
              <w:rPr>
                <w:b/>
                <w:sz w:val="20"/>
                <w:szCs w:val="20"/>
              </w:rPr>
              <w:t>Matched</w:t>
            </w:r>
            <w:r w:rsidRPr="000862A7">
              <w:rPr>
                <w:b/>
                <w:sz w:val="20"/>
                <w:szCs w:val="20"/>
              </w:rPr>
              <w:t xml:space="preserve"> patients (n=</w:t>
            </w:r>
            <w:r>
              <w:rPr>
                <w:b/>
                <w:sz w:val="20"/>
                <w:szCs w:val="20"/>
              </w:rPr>
              <w:t>202)</w:t>
            </w:r>
          </w:p>
        </w:tc>
      </w:tr>
      <w:tr w:rsidR="008E5FA3" w:rsidRPr="000862A7" w14:paraId="2B2A8E8C" w14:textId="77777777" w:rsidTr="007757AC">
        <w:trPr>
          <w:trHeight w:val="19"/>
        </w:trPr>
        <w:tc>
          <w:tcPr>
            <w:tcW w:w="1985" w:type="dxa"/>
            <w:tcBorders>
              <w:top w:val="single" w:sz="4" w:space="0" w:color="auto"/>
              <w:bottom w:val="single" w:sz="4" w:space="0" w:color="auto"/>
            </w:tcBorders>
          </w:tcPr>
          <w:p w14:paraId="5BF0FEC3" w14:textId="77777777" w:rsidR="00CC43C3" w:rsidRDefault="00CC43C3" w:rsidP="005D028E">
            <w:pPr>
              <w:spacing w:before="60" w:after="60"/>
              <w:ind w:right="-69"/>
              <w:rPr>
                <w:b/>
                <w:sz w:val="20"/>
                <w:szCs w:val="20"/>
              </w:rPr>
            </w:pPr>
          </w:p>
          <w:p w14:paraId="5E7F5BC8" w14:textId="08591115" w:rsidR="008E5FA3" w:rsidRPr="000862A7" w:rsidRDefault="008E5FA3" w:rsidP="005D028E">
            <w:pPr>
              <w:spacing w:before="60" w:after="60"/>
              <w:ind w:right="-69"/>
              <w:rPr>
                <w:b/>
                <w:sz w:val="20"/>
                <w:szCs w:val="20"/>
              </w:rPr>
            </w:pPr>
            <w:r>
              <w:rPr>
                <w:b/>
                <w:sz w:val="20"/>
                <w:szCs w:val="20"/>
              </w:rPr>
              <w:t>Characteristic</w:t>
            </w:r>
          </w:p>
        </w:tc>
        <w:tc>
          <w:tcPr>
            <w:tcW w:w="1559" w:type="dxa"/>
            <w:tcBorders>
              <w:top w:val="single" w:sz="4" w:space="0" w:color="auto"/>
              <w:bottom w:val="single" w:sz="4" w:space="0" w:color="auto"/>
            </w:tcBorders>
            <w:vAlign w:val="center"/>
          </w:tcPr>
          <w:p w14:paraId="56F0E1CB" w14:textId="77777777" w:rsidR="008E5FA3" w:rsidRPr="000862A7" w:rsidRDefault="008E5FA3" w:rsidP="005D028E">
            <w:pPr>
              <w:spacing w:before="60" w:after="60"/>
              <w:ind w:right="-69"/>
              <w:rPr>
                <w:b/>
                <w:sz w:val="20"/>
                <w:szCs w:val="20"/>
              </w:rPr>
            </w:pPr>
            <w:r>
              <w:rPr>
                <w:b/>
                <w:sz w:val="20"/>
                <w:szCs w:val="20"/>
              </w:rPr>
              <w:t>LHP</w:t>
            </w:r>
            <w:r w:rsidRPr="000862A7">
              <w:rPr>
                <w:b/>
                <w:sz w:val="20"/>
                <w:szCs w:val="20"/>
              </w:rPr>
              <w:t xml:space="preserve"> </w:t>
            </w:r>
            <w:r w:rsidRPr="000862A7">
              <w:rPr>
                <w:b/>
                <w:sz w:val="20"/>
                <w:szCs w:val="20"/>
              </w:rPr>
              <w:br/>
              <w:t>(</w:t>
            </w:r>
            <w:r>
              <w:rPr>
                <w:b/>
                <w:sz w:val="20"/>
                <w:szCs w:val="20"/>
              </w:rPr>
              <w:t>n</w:t>
            </w:r>
            <w:r w:rsidRPr="000862A7">
              <w:rPr>
                <w:b/>
                <w:sz w:val="20"/>
                <w:szCs w:val="20"/>
              </w:rPr>
              <w:t>=</w:t>
            </w:r>
            <w:r>
              <w:rPr>
                <w:b/>
                <w:sz w:val="20"/>
                <w:szCs w:val="20"/>
              </w:rPr>
              <w:t>138</w:t>
            </w:r>
            <w:r w:rsidRPr="000862A7">
              <w:rPr>
                <w:b/>
                <w:sz w:val="20"/>
                <w:szCs w:val="20"/>
              </w:rPr>
              <w:t>)</w:t>
            </w:r>
          </w:p>
        </w:tc>
        <w:tc>
          <w:tcPr>
            <w:tcW w:w="1559" w:type="dxa"/>
            <w:tcBorders>
              <w:top w:val="single" w:sz="4" w:space="0" w:color="auto"/>
              <w:bottom w:val="single" w:sz="4" w:space="0" w:color="auto"/>
            </w:tcBorders>
            <w:vAlign w:val="center"/>
          </w:tcPr>
          <w:p w14:paraId="7213164A" w14:textId="77777777" w:rsidR="008E5FA3" w:rsidRPr="000862A7" w:rsidRDefault="008E5FA3" w:rsidP="005D028E">
            <w:pPr>
              <w:spacing w:before="60" w:after="60"/>
              <w:ind w:right="-69"/>
              <w:rPr>
                <w:b/>
                <w:sz w:val="20"/>
                <w:szCs w:val="20"/>
              </w:rPr>
            </w:pPr>
            <w:r>
              <w:rPr>
                <w:b/>
                <w:sz w:val="20"/>
                <w:szCs w:val="20"/>
              </w:rPr>
              <w:t>OPA</w:t>
            </w:r>
            <w:r>
              <w:rPr>
                <w:b/>
                <w:sz w:val="20"/>
                <w:szCs w:val="20"/>
              </w:rPr>
              <w:br/>
            </w:r>
            <w:r w:rsidRPr="000862A7">
              <w:rPr>
                <w:b/>
                <w:sz w:val="20"/>
                <w:szCs w:val="20"/>
              </w:rPr>
              <w:t>(</w:t>
            </w:r>
            <w:r>
              <w:rPr>
                <w:b/>
                <w:sz w:val="20"/>
                <w:szCs w:val="20"/>
              </w:rPr>
              <w:t>n=147</w:t>
            </w:r>
            <w:r w:rsidRPr="000862A7">
              <w:rPr>
                <w:b/>
                <w:sz w:val="20"/>
                <w:szCs w:val="20"/>
              </w:rPr>
              <w:t>)</w:t>
            </w:r>
          </w:p>
        </w:tc>
        <w:tc>
          <w:tcPr>
            <w:tcW w:w="709" w:type="dxa"/>
            <w:tcBorders>
              <w:top w:val="single" w:sz="4" w:space="0" w:color="auto"/>
              <w:bottom w:val="single" w:sz="4" w:space="0" w:color="auto"/>
            </w:tcBorders>
            <w:vAlign w:val="center"/>
          </w:tcPr>
          <w:p w14:paraId="614B0426" w14:textId="77777777" w:rsidR="008E5FA3" w:rsidRPr="000862A7" w:rsidRDefault="008E5FA3" w:rsidP="005D028E">
            <w:pPr>
              <w:spacing w:before="60" w:after="60"/>
              <w:ind w:right="-69"/>
              <w:rPr>
                <w:b/>
                <w:sz w:val="20"/>
                <w:szCs w:val="20"/>
              </w:rPr>
            </w:pPr>
            <w:r w:rsidRPr="000862A7">
              <w:rPr>
                <w:b/>
                <w:sz w:val="20"/>
                <w:szCs w:val="20"/>
              </w:rPr>
              <w:t>p</w:t>
            </w:r>
          </w:p>
        </w:tc>
        <w:tc>
          <w:tcPr>
            <w:tcW w:w="1559" w:type="dxa"/>
            <w:tcBorders>
              <w:top w:val="single" w:sz="4" w:space="0" w:color="auto"/>
              <w:bottom w:val="single" w:sz="4" w:space="0" w:color="auto"/>
            </w:tcBorders>
            <w:vAlign w:val="center"/>
          </w:tcPr>
          <w:p w14:paraId="15EB1BF8" w14:textId="77777777" w:rsidR="008E5FA3" w:rsidRPr="000862A7" w:rsidRDefault="008E5FA3" w:rsidP="005D028E">
            <w:pPr>
              <w:spacing w:before="60" w:after="60"/>
              <w:ind w:right="-69"/>
              <w:rPr>
                <w:b/>
                <w:sz w:val="20"/>
                <w:szCs w:val="20"/>
              </w:rPr>
            </w:pPr>
            <w:r>
              <w:rPr>
                <w:b/>
                <w:sz w:val="20"/>
                <w:szCs w:val="20"/>
              </w:rPr>
              <w:t>LHP</w:t>
            </w:r>
            <w:r w:rsidRPr="000862A7">
              <w:rPr>
                <w:b/>
                <w:sz w:val="20"/>
                <w:szCs w:val="20"/>
              </w:rPr>
              <w:t xml:space="preserve"> </w:t>
            </w:r>
            <w:r w:rsidRPr="000862A7">
              <w:rPr>
                <w:b/>
                <w:sz w:val="20"/>
                <w:szCs w:val="20"/>
              </w:rPr>
              <w:br/>
              <w:t>(</w:t>
            </w:r>
            <w:r>
              <w:rPr>
                <w:b/>
                <w:sz w:val="20"/>
                <w:szCs w:val="20"/>
              </w:rPr>
              <w:t>n=101</w:t>
            </w:r>
            <w:r w:rsidRPr="000862A7">
              <w:rPr>
                <w:b/>
                <w:sz w:val="20"/>
                <w:szCs w:val="20"/>
              </w:rPr>
              <w:t>)</w:t>
            </w:r>
          </w:p>
        </w:tc>
        <w:tc>
          <w:tcPr>
            <w:tcW w:w="1560" w:type="dxa"/>
            <w:tcBorders>
              <w:top w:val="single" w:sz="4" w:space="0" w:color="auto"/>
              <w:bottom w:val="single" w:sz="4" w:space="0" w:color="auto"/>
            </w:tcBorders>
            <w:vAlign w:val="center"/>
          </w:tcPr>
          <w:p w14:paraId="779CBDBA" w14:textId="77777777" w:rsidR="008E5FA3" w:rsidRPr="000862A7" w:rsidRDefault="008E5FA3" w:rsidP="005D028E">
            <w:pPr>
              <w:spacing w:before="60" w:after="60"/>
              <w:ind w:right="-69"/>
              <w:rPr>
                <w:b/>
                <w:sz w:val="20"/>
                <w:szCs w:val="20"/>
              </w:rPr>
            </w:pPr>
            <w:r>
              <w:rPr>
                <w:b/>
                <w:sz w:val="20"/>
                <w:szCs w:val="20"/>
              </w:rPr>
              <w:t>OPA</w:t>
            </w:r>
            <w:r>
              <w:rPr>
                <w:b/>
                <w:sz w:val="20"/>
                <w:szCs w:val="20"/>
              </w:rPr>
              <w:br/>
            </w:r>
            <w:r w:rsidRPr="000862A7">
              <w:rPr>
                <w:b/>
                <w:sz w:val="20"/>
                <w:szCs w:val="20"/>
              </w:rPr>
              <w:t>(</w:t>
            </w:r>
            <w:r>
              <w:rPr>
                <w:b/>
                <w:sz w:val="20"/>
                <w:szCs w:val="20"/>
              </w:rPr>
              <w:t>n=101</w:t>
            </w:r>
            <w:r w:rsidRPr="000862A7">
              <w:rPr>
                <w:b/>
                <w:sz w:val="20"/>
                <w:szCs w:val="20"/>
              </w:rPr>
              <w:t>)</w:t>
            </w:r>
          </w:p>
        </w:tc>
        <w:tc>
          <w:tcPr>
            <w:tcW w:w="567" w:type="dxa"/>
            <w:tcBorders>
              <w:top w:val="single" w:sz="4" w:space="0" w:color="auto"/>
              <w:bottom w:val="single" w:sz="4" w:space="0" w:color="auto"/>
            </w:tcBorders>
          </w:tcPr>
          <w:p w14:paraId="53277118" w14:textId="77777777" w:rsidR="008E5FA3" w:rsidRPr="000862A7" w:rsidRDefault="008E5FA3" w:rsidP="005D028E">
            <w:pPr>
              <w:spacing w:before="60" w:after="60"/>
              <w:ind w:right="-69"/>
              <w:rPr>
                <w:b/>
                <w:sz w:val="20"/>
                <w:szCs w:val="20"/>
              </w:rPr>
            </w:pPr>
            <w:r w:rsidRPr="000862A7">
              <w:rPr>
                <w:b/>
                <w:sz w:val="20"/>
                <w:szCs w:val="20"/>
              </w:rPr>
              <w:t>p</w:t>
            </w:r>
          </w:p>
        </w:tc>
      </w:tr>
      <w:tr w:rsidR="007757AC" w:rsidRPr="000D573F" w14:paraId="21B02CED" w14:textId="77777777" w:rsidTr="007757AC">
        <w:trPr>
          <w:trHeight w:val="19"/>
        </w:trPr>
        <w:tc>
          <w:tcPr>
            <w:tcW w:w="1985" w:type="dxa"/>
            <w:tcBorders>
              <w:top w:val="single" w:sz="4" w:space="0" w:color="auto"/>
            </w:tcBorders>
          </w:tcPr>
          <w:p w14:paraId="1AAB48C2" w14:textId="77777777" w:rsidR="007757AC" w:rsidRPr="000D573F" w:rsidRDefault="007757AC" w:rsidP="007757AC">
            <w:pPr>
              <w:spacing w:before="60" w:after="60"/>
              <w:ind w:right="-69"/>
              <w:rPr>
                <w:sz w:val="20"/>
                <w:szCs w:val="20"/>
              </w:rPr>
            </w:pPr>
            <w:r w:rsidRPr="000D573F">
              <w:rPr>
                <w:sz w:val="20"/>
                <w:szCs w:val="20"/>
              </w:rPr>
              <w:t>Age (year)</w:t>
            </w:r>
          </w:p>
        </w:tc>
        <w:tc>
          <w:tcPr>
            <w:tcW w:w="1559" w:type="dxa"/>
            <w:tcBorders>
              <w:top w:val="single" w:sz="4" w:space="0" w:color="auto"/>
            </w:tcBorders>
            <w:vAlign w:val="center"/>
          </w:tcPr>
          <w:p w14:paraId="38130149" w14:textId="77777777" w:rsidR="007757AC" w:rsidRPr="000D573F" w:rsidRDefault="007757AC" w:rsidP="007757AC">
            <w:pPr>
              <w:spacing w:before="60" w:after="60"/>
              <w:ind w:right="-69"/>
              <w:rPr>
                <w:sz w:val="20"/>
                <w:szCs w:val="20"/>
              </w:rPr>
            </w:pPr>
            <w:r w:rsidRPr="00595429">
              <w:rPr>
                <w:sz w:val="20"/>
                <w:szCs w:val="20"/>
                <w:lang w:val="en-FR"/>
              </w:rPr>
              <w:t xml:space="preserve">63 </w:t>
            </w:r>
            <w:r w:rsidRPr="000D573F">
              <w:rPr>
                <w:sz w:val="20"/>
                <w:szCs w:val="20"/>
                <w:lang w:val="en-FR"/>
              </w:rPr>
              <w:t>[</w:t>
            </w:r>
            <w:r w:rsidRPr="00595429">
              <w:rPr>
                <w:sz w:val="20"/>
                <w:szCs w:val="20"/>
                <w:lang w:val="en-FR"/>
              </w:rPr>
              <w:t>51</w:t>
            </w:r>
            <w:r w:rsidRPr="000D573F">
              <w:rPr>
                <w:sz w:val="20"/>
                <w:szCs w:val="20"/>
                <w:lang w:val="en-FR"/>
              </w:rPr>
              <w:t xml:space="preserve">, </w:t>
            </w:r>
            <w:r w:rsidRPr="00595429">
              <w:rPr>
                <w:sz w:val="20"/>
                <w:szCs w:val="20"/>
                <w:lang w:val="en-FR"/>
              </w:rPr>
              <w:t>76</w:t>
            </w:r>
            <w:r w:rsidRPr="000D573F">
              <w:rPr>
                <w:sz w:val="20"/>
                <w:szCs w:val="20"/>
                <w:lang w:val="en-FR"/>
              </w:rPr>
              <w:t>]</w:t>
            </w:r>
          </w:p>
        </w:tc>
        <w:tc>
          <w:tcPr>
            <w:tcW w:w="1559" w:type="dxa"/>
            <w:tcBorders>
              <w:top w:val="single" w:sz="4" w:space="0" w:color="auto"/>
            </w:tcBorders>
          </w:tcPr>
          <w:p w14:paraId="4C2519F2" w14:textId="77777777" w:rsidR="007757AC" w:rsidRPr="000D573F" w:rsidRDefault="007757AC" w:rsidP="007757AC">
            <w:pPr>
              <w:spacing w:before="60" w:after="60"/>
              <w:ind w:right="-69"/>
              <w:rPr>
                <w:sz w:val="20"/>
                <w:szCs w:val="20"/>
              </w:rPr>
            </w:pPr>
            <w:r w:rsidRPr="000D573F">
              <w:rPr>
                <w:sz w:val="20"/>
                <w:szCs w:val="20"/>
              </w:rPr>
              <w:t>50 [50, 69]</w:t>
            </w:r>
          </w:p>
        </w:tc>
        <w:tc>
          <w:tcPr>
            <w:tcW w:w="709" w:type="dxa"/>
            <w:tcBorders>
              <w:top w:val="single" w:sz="4" w:space="0" w:color="auto"/>
            </w:tcBorders>
          </w:tcPr>
          <w:p w14:paraId="46613D3E" w14:textId="77777777" w:rsidR="007757AC" w:rsidRPr="000D573F" w:rsidRDefault="007757AC" w:rsidP="007757AC">
            <w:pPr>
              <w:spacing w:before="60" w:after="60"/>
              <w:ind w:right="-69"/>
              <w:rPr>
                <w:sz w:val="20"/>
                <w:szCs w:val="20"/>
              </w:rPr>
            </w:pPr>
            <w:r w:rsidRPr="000D573F">
              <w:rPr>
                <w:sz w:val="20"/>
                <w:szCs w:val="20"/>
              </w:rPr>
              <w:t>0</w:t>
            </w:r>
            <w:r>
              <w:rPr>
                <w:sz w:val="20"/>
                <w:szCs w:val="20"/>
              </w:rPr>
              <w:t>.</w:t>
            </w:r>
            <w:r w:rsidRPr="000D573F">
              <w:rPr>
                <w:sz w:val="20"/>
                <w:szCs w:val="20"/>
              </w:rPr>
              <w:t>03*</w:t>
            </w:r>
          </w:p>
        </w:tc>
        <w:tc>
          <w:tcPr>
            <w:tcW w:w="1559" w:type="dxa"/>
            <w:tcBorders>
              <w:top w:val="single" w:sz="4" w:space="0" w:color="auto"/>
            </w:tcBorders>
          </w:tcPr>
          <w:p w14:paraId="1B7755AF" w14:textId="218C58D1" w:rsidR="007757AC" w:rsidRPr="000D573F" w:rsidRDefault="007757AC" w:rsidP="007757AC">
            <w:pPr>
              <w:spacing w:before="60" w:after="60"/>
              <w:ind w:right="-69"/>
              <w:rPr>
                <w:bCs/>
                <w:sz w:val="20"/>
                <w:szCs w:val="20"/>
              </w:rPr>
            </w:pPr>
            <w:r w:rsidRPr="0082583A">
              <w:rPr>
                <w:rFonts w:eastAsia="Helvetica"/>
                <w:color w:val="000000"/>
                <w:sz w:val="20"/>
                <w:szCs w:val="20"/>
              </w:rPr>
              <w:t>58 [49, 72]</w:t>
            </w:r>
          </w:p>
        </w:tc>
        <w:tc>
          <w:tcPr>
            <w:tcW w:w="1560" w:type="dxa"/>
            <w:tcBorders>
              <w:top w:val="single" w:sz="4" w:space="0" w:color="auto"/>
            </w:tcBorders>
          </w:tcPr>
          <w:p w14:paraId="4C1ECC1A" w14:textId="203820D8" w:rsidR="007757AC" w:rsidRPr="000D573F" w:rsidRDefault="007757AC" w:rsidP="007757AC">
            <w:pPr>
              <w:spacing w:before="60" w:after="60"/>
              <w:ind w:right="-69"/>
              <w:rPr>
                <w:bCs/>
                <w:sz w:val="20"/>
                <w:szCs w:val="20"/>
              </w:rPr>
            </w:pPr>
            <w:r w:rsidRPr="0082583A">
              <w:rPr>
                <w:rFonts w:eastAsia="Helvetica"/>
                <w:color w:val="000000"/>
                <w:sz w:val="20"/>
                <w:szCs w:val="20"/>
              </w:rPr>
              <w:t>60 [51, 73]</w:t>
            </w:r>
          </w:p>
        </w:tc>
        <w:tc>
          <w:tcPr>
            <w:tcW w:w="567" w:type="dxa"/>
            <w:tcBorders>
              <w:top w:val="single" w:sz="4" w:space="0" w:color="auto"/>
            </w:tcBorders>
          </w:tcPr>
          <w:p w14:paraId="5488DDC2" w14:textId="2450CCEC" w:rsidR="007757AC" w:rsidRPr="000D573F" w:rsidRDefault="007757AC" w:rsidP="007757AC">
            <w:pPr>
              <w:spacing w:before="60" w:after="60"/>
              <w:ind w:right="-69"/>
              <w:rPr>
                <w:bCs/>
                <w:sz w:val="20"/>
                <w:szCs w:val="20"/>
              </w:rPr>
            </w:pPr>
            <w:r w:rsidRPr="0082583A">
              <w:rPr>
                <w:rFonts w:eastAsia="Helvetica"/>
                <w:color w:val="000000"/>
                <w:sz w:val="20"/>
                <w:szCs w:val="20"/>
              </w:rPr>
              <w:t>0.2</w:t>
            </w:r>
          </w:p>
        </w:tc>
      </w:tr>
      <w:tr w:rsidR="007757AC" w:rsidRPr="000D573F" w14:paraId="4CB08590" w14:textId="77777777" w:rsidTr="007757AC">
        <w:trPr>
          <w:trHeight w:val="19"/>
        </w:trPr>
        <w:tc>
          <w:tcPr>
            <w:tcW w:w="1985" w:type="dxa"/>
          </w:tcPr>
          <w:p w14:paraId="7EB84494" w14:textId="77777777" w:rsidR="007757AC" w:rsidRPr="000862A7" w:rsidRDefault="007757AC" w:rsidP="007757AC">
            <w:pPr>
              <w:spacing w:before="60" w:after="60"/>
              <w:ind w:right="-69"/>
              <w:rPr>
                <w:b/>
                <w:sz w:val="20"/>
                <w:szCs w:val="20"/>
              </w:rPr>
            </w:pPr>
            <w:r w:rsidRPr="000862A7">
              <w:rPr>
                <w:sz w:val="20"/>
                <w:szCs w:val="20"/>
              </w:rPr>
              <w:t>Gender, male</w:t>
            </w:r>
          </w:p>
        </w:tc>
        <w:tc>
          <w:tcPr>
            <w:tcW w:w="1559" w:type="dxa"/>
          </w:tcPr>
          <w:p w14:paraId="7E2BE2B7" w14:textId="77777777" w:rsidR="007757AC" w:rsidRPr="00595429" w:rsidRDefault="007757AC" w:rsidP="007757AC">
            <w:pPr>
              <w:spacing w:before="60" w:after="60"/>
              <w:ind w:right="-69"/>
              <w:rPr>
                <w:bCs/>
                <w:sz w:val="20"/>
                <w:szCs w:val="20"/>
              </w:rPr>
            </w:pPr>
            <w:r>
              <w:rPr>
                <w:bCs/>
                <w:sz w:val="20"/>
                <w:szCs w:val="20"/>
              </w:rPr>
              <w:t>73 (52,9%)</w:t>
            </w:r>
          </w:p>
        </w:tc>
        <w:tc>
          <w:tcPr>
            <w:tcW w:w="1559" w:type="dxa"/>
          </w:tcPr>
          <w:p w14:paraId="74A5778B" w14:textId="77777777" w:rsidR="007757AC" w:rsidRPr="000D573F" w:rsidRDefault="007757AC" w:rsidP="007757AC">
            <w:pPr>
              <w:spacing w:before="60" w:after="60"/>
              <w:ind w:right="-69"/>
              <w:rPr>
                <w:bCs/>
                <w:sz w:val="20"/>
                <w:szCs w:val="20"/>
              </w:rPr>
            </w:pPr>
            <w:r>
              <w:rPr>
                <w:bCs/>
                <w:sz w:val="20"/>
                <w:szCs w:val="20"/>
              </w:rPr>
              <w:t>88 (59,9%)</w:t>
            </w:r>
          </w:p>
        </w:tc>
        <w:tc>
          <w:tcPr>
            <w:tcW w:w="709" w:type="dxa"/>
          </w:tcPr>
          <w:p w14:paraId="0AE81373" w14:textId="4F635AF4" w:rsidR="007757AC" w:rsidRPr="001C5B0A" w:rsidRDefault="007757AC" w:rsidP="007757AC">
            <w:pPr>
              <w:spacing w:before="60" w:after="60"/>
              <w:ind w:right="-69"/>
              <w:rPr>
                <w:bCs/>
                <w:sz w:val="20"/>
                <w:szCs w:val="20"/>
              </w:rPr>
            </w:pPr>
            <w:r w:rsidRPr="001C5B0A">
              <w:rPr>
                <w:bCs/>
                <w:sz w:val="20"/>
                <w:szCs w:val="20"/>
              </w:rPr>
              <w:t>0.2</w:t>
            </w:r>
          </w:p>
        </w:tc>
        <w:tc>
          <w:tcPr>
            <w:tcW w:w="1559" w:type="dxa"/>
          </w:tcPr>
          <w:p w14:paraId="043ED150" w14:textId="5D1FB89F" w:rsidR="007757AC" w:rsidRPr="000D573F" w:rsidRDefault="007757AC" w:rsidP="007757AC">
            <w:pPr>
              <w:spacing w:before="60" w:after="60"/>
              <w:ind w:right="-69"/>
              <w:rPr>
                <w:bCs/>
                <w:sz w:val="20"/>
                <w:szCs w:val="20"/>
              </w:rPr>
            </w:pPr>
            <w:r w:rsidRPr="0082583A">
              <w:rPr>
                <w:rFonts w:eastAsia="Helvetica"/>
                <w:color w:val="000000"/>
                <w:sz w:val="20"/>
                <w:szCs w:val="20"/>
              </w:rPr>
              <w:t>58 (57%)</w:t>
            </w:r>
          </w:p>
        </w:tc>
        <w:tc>
          <w:tcPr>
            <w:tcW w:w="1560" w:type="dxa"/>
          </w:tcPr>
          <w:p w14:paraId="78F095D1" w14:textId="2722E639" w:rsidR="007757AC" w:rsidRPr="000D573F" w:rsidRDefault="007757AC" w:rsidP="007757AC">
            <w:pPr>
              <w:spacing w:before="60" w:after="60"/>
              <w:ind w:right="-69"/>
              <w:rPr>
                <w:bCs/>
                <w:sz w:val="20"/>
                <w:szCs w:val="20"/>
              </w:rPr>
            </w:pPr>
            <w:r w:rsidRPr="0082583A">
              <w:rPr>
                <w:rFonts w:eastAsia="Helvetica"/>
                <w:color w:val="000000"/>
                <w:sz w:val="20"/>
                <w:szCs w:val="20"/>
              </w:rPr>
              <w:t>55 (5</w:t>
            </w:r>
            <w:r w:rsidR="0021483A">
              <w:rPr>
                <w:rFonts w:eastAsia="Helvetica"/>
                <w:color w:val="000000"/>
                <w:sz w:val="20"/>
                <w:szCs w:val="20"/>
              </w:rPr>
              <w:t>5</w:t>
            </w:r>
            <w:r w:rsidRPr="0082583A">
              <w:rPr>
                <w:rFonts w:eastAsia="Helvetica"/>
                <w:color w:val="000000"/>
                <w:sz w:val="20"/>
                <w:szCs w:val="20"/>
              </w:rPr>
              <w:t>%)</w:t>
            </w:r>
          </w:p>
        </w:tc>
        <w:tc>
          <w:tcPr>
            <w:tcW w:w="567" w:type="dxa"/>
          </w:tcPr>
          <w:p w14:paraId="40B07620" w14:textId="3BFADE90"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5F84DC79" w14:textId="77777777" w:rsidTr="007757AC">
        <w:trPr>
          <w:trHeight w:val="19"/>
        </w:trPr>
        <w:tc>
          <w:tcPr>
            <w:tcW w:w="1985" w:type="dxa"/>
          </w:tcPr>
          <w:p w14:paraId="2B00BA48" w14:textId="77777777" w:rsidR="007757AC" w:rsidRPr="000862A7" w:rsidRDefault="007757AC" w:rsidP="007757AC">
            <w:pPr>
              <w:spacing w:before="60" w:after="60"/>
              <w:ind w:right="-69"/>
              <w:rPr>
                <w:bCs/>
                <w:sz w:val="20"/>
                <w:szCs w:val="20"/>
              </w:rPr>
            </w:pPr>
            <w:r w:rsidRPr="000862A7">
              <w:rPr>
                <w:bCs/>
                <w:sz w:val="20"/>
                <w:szCs w:val="20"/>
              </w:rPr>
              <w:t xml:space="preserve">ASA score </w:t>
            </w:r>
            <w:r>
              <w:rPr>
                <w:bCs/>
                <w:sz w:val="20"/>
                <w:szCs w:val="20"/>
              </w:rPr>
              <w:t>=</w:t>
            </w:r>
            <w:r w:rsidRPr="000862A7">
              <w:rPr>
                <w:bCs/>
                <w:sz w:val="20"/>
                <w:szCs w:val="20"/>
              </w:rPr>
              <w:t xml:space="preserve"> </w:t>
            </w:r>
            <w:r>
              <w:rPr>
                <w:bCs/>
                <w:sz w:val="20"/>
                <w:szCs w:val="20"/>
              </w:rPr>
              <w:t>3</w:t>
            </w:r>
          </w:p>
        </w:tc>
        <w:tc>
          <w:tcPr>
            <w:tcW w:w="1559" w:type="dxa"/>
          </w:tcPr>
          <w:p w14:paraId="55F7353F" w14:textId="77777777" w:rsidR="007757AC" w:rsidRPr="000D573F" w:rsidRDefault="007757AC" w:rsidP="007757AC">
            <w:pPr>
              <w:spacing w:before="60" w:after="60"/>
              <w:ind w:right="-69"/>
              <w:rPr>
                <w:bCs/>
                <w:sz w:val="20"/>
                <w:szCs w:val="20"/>
              </w:rPr>
            </w:pPr>
            <w:r w:rsidRPr="000D573F">
              <w:rPr>
                <w:bCs/>
                <w:sz w:val="20"/>
                <w:szCs w:val="20"/>
              </w:rPr>
              <w:t>36 (26%)</w:t>
            </w:r>
          </w:p>
        </w:tc>
        <w:tc>
          <w:tcPr>
            <w:tcW w:w="1559" w:type="dxa"/>
          </w:tcPr>
          <w:p w14:paraId="07C28A9B" w14:textId="77777777" w:rsidR="007757AC" w:rsidRPr="000D573F" w:rsidRDefault="007757AC" w:rsidP="007757AC">
            <w:pPr>
              <w:spacing w:before="60" w:after="60"/>
              <w:ind w:right="-69"/>
              <w:rPr>
                <w:bCs/>
                <w:sz w:val="20"/>
                <w:szCs w:val="20"/>
              </w:rPr>
            </w:pPr>
            <w:r w:rsidRPr="000D573F">
              <w:rPr>
                <w:bCs/>
                <w:sz w:val="20"/>
                <w:szCs w:val="20"/>
              </w:rPr>
              <w:t>25 (17%)</w:t>
            </w:r>
          </w:p>
        </w:tc>
        <w:tc>
          <w:tcPr>
            <w:tcW w:w="709" w:type="dxa"/>
          </w:tcPr>
          <w:p w14:paraId="4D4C122E" w14:textId="77777777" w:rsidR="007757AC" w:rsidRPr="000D573F" w:rsidRDefault="007757AC" w:rsidP="007757AC">
            <w:pPr>
              <w:spacing w:before="60" w:after="60"/>
              <w:ind w:right="-69"/>
              <w:rPr>
                <w:bCs/>
                <w:sz w:val="20"/>
                <w:szCs w:val="20"/>
              </w:rPr>
            </w:pPr>
            <w:r w:rsidRPr="000D573F">
              <w:rPr>
                <w:bCs/>
                <w:sz w:val="20"/>
                <w:szCs w:val="20"/>
              </w:rPr>
              <w:t>0.04*</w:t>
            </w:r>
          </w:p>
        </w:tc>
        <w:tc>
          <w:tcPr>
            <w:tcW w:w="1559" w:type="dxa"/>
          </w:tcPr>
          <w:p w14:paraId="7A625F8D" w14:textId="37633BE8" w:rsidR="007757AC" w:rsidRPr="000D573F" w:rsidRDefault="007757AC" w:rsidP="007757AC">
            <w:pPr>
              <w:spacing w:before="60" w:after="60"/>
              <w:ind w:right="-69"/>
              <w:rPr>
                <w:bCs/>
                <w:sz w:val="20"/>
                <w:szCs w:val="20"/>
              </w:rPr>
            </w:pPr>
            <w:r w:rsidRPr="0082583A">
              <w:rPr>
                <w:rFonts w:eastAsia="Helvetica"/>
                <w:color w:val="000000"/>
                <w:sz w:val="20"/>
                <w:szCs w:val="20"/>
              </w:rPr>
              <w:t>21 (21%)</w:t>
            </w:r>
          </w:p>
        </w:tc>
        <w:tc>
          <w:tcPr>
            <w:tcW w:w="1560" w:type="dxa"/>
          </w:tcPr>
          <w:p w14:paraId="2AF89331" w14:textId="74FE00C1" w:rsidR="007757AC" w:rsidRPr="000D573F" w:rsidRDefault="007757AC" w:rsidP="007757AC">
            <w:pPr>
              <w:spacing w:before="60" w:after="60"/>
              <w:ind w:right="-69"/>
              <w:rPr>
                <w:bCs/>
                <w:sz w:val="20"/>
                <w:szCs w:val="20"/>
              </w:rPr>
            </w:pPr>
            <w:r w:rsidRPr="0082583A">
              <w:rPr>
                <w:rFonts w:eastAsia="Helvetica"/>
                <w:color w:val="000000"/>
                <w:sz w:val="20"/>
                <w:szCs w:val="20"/>
              </w:rPr>
              <w:t>18 (18%)</w:t>
            </w:r>
          </w:p>
        </w:tc>
        <w:tc>
          <w:tcPr>
            <w:tcW w:w="567" w:type="dxa"/>
          </w:tcPr>
          <w:p w14:paraId="1D339918" w14:textId="4F6FE546"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7824079A" w14:textId="77777777" w:rsidTr="007757AC">
        <w:trPr>
          <w:trHeight w:val="19"/>
        </w:trPr>
        <w:tc>
          <w:tcPr>
            <w:tcW w:w="1985" w:type="dxa"/>
          </w:tcPr>
          <w:p w14:paraId="070AF4FD" w14:textId="77777777" w:rsidR="007757AC" w:rsidRPr="000862A7" w:rsidRDefault="007757AC" w:rsidP="007757AC">
            <w:pPr>
              <w:spacing w:before="60" w:after="60"/>
              <w:ind w:right="-69"/>
              <w:rPr>
                <w:b/>
                <w:sz w:val="20"/>
                <w:szCs w:val="20"/>
              </w:rPr>
            </w:pPr>
            <w:r w:rsidRPr="000862A7">
              <w:rPr>
                <w:sz w:val="20"/>
                <w:szCs w:val="20"/>
              </w:rPr>
              <w:t>BMI kg/m2</w:t>
            </w:r>
          </w:p>
        </w:tc>
        <w:tc>
          <w:tcPr>
            <w:tcW w:w="1559" w:type="dxa"/>
          </w:tcPr>
          <w:p w14:paraId="4A653805" w14:textId="77777777" w:rsidR="007757AC" w:rsidRPr="000862A7" w:rsidRDefault="007757AC" w:rsidP="007757AC">
            <w:pPr>
              <w:spacing w:before="60" w:after="60"/>
              <w:ind w:right="-69"/>
              <w:rPr>
                <w:b/>
                <w:sz w:val="20"/>
                <w:szCs w:val="20"/>
              </w:rPr>
            </w:pPr>
            <w:r w:rsidRPr="000862A7">
              <w:rPr>
                <w:sz w:val="20"/>
                <w:szCs w:val="20"/>
              </w:rPr>
              <w:t>2</w:t>
            </w:r>
            <w:r>
              <w:rPr>
                <w:sz w:val="20"/>
                <w:szCs w:val="20"/>
              </w:rPr>
              <w:t>5</w:t>
            </w:r>
            <w:r w:rsidRPr="000862A7">
              <w:rPr>
                <w:sz w:val="20"/>
                <w:szCs w:val="20"/>
              </w:rPr>
              <w:t xml:space="preserve">.5 </w:t>
            </w:r>
            <w:r>
              <w:rPr>
                <w:sz w:val="20"/>
                <w:szCs w:val="20"/>
              </w:rPr>
              <w:t>[22.3</w:t>
            </w:r>
            <w:r w:rsidRPr="000862A7">
              <w:rPr>
                <w:sz w:val="20"/>
                <w:szCs w:val="20"/>
              </w:rPr>
              <w:t>, 2</w:t>
            </w:r>
            <w:r>
              <w:rPr>
                <w:sz w:val="20"/>
                <w:szCs w:val="20"/>
              </w:rPr>
              <w:t>8</w:t>
            </w:r>
            <w:r w:rsidRPr="000862A7">
              <w:rPr>
                <w:sz w:val="20"/>
                <w:szCs w:val="20"/>
              </w:rPr>
              <w:t>.</w:t>
            </w:r>
            <w:r>
              <w:rPr>
                <w:sz w:val="20"/>
                <w:szCs w:val="20"/>
              </w:rPr>
              <w:t>3]</w:t>
            </w:r>
          </w:p>
        </w:tc>
        <w:tc>
          <w:tcPr>
            <w:tcW w:w="1559" w:type="dxa"/>
          </w:tcPr>
          <w:p w14:paraId="2822F4CE" w14:textId="77777777" w:rsidR="007757AC" w:rsidRPr="000862A7" w:rsidRDefault="007757AC" w:rsidP="007757AC">
            <w:pPr>
              <w:spacing w:before="60" w:after="60"/>
              <w:ind w:right="-69"/>
              <w:rPr>
                <w:b/>
                <w:sz w:val="20"/>
                <w:szCs w:val="20"/>
              </w:rPr>
            </w:pPr>
            <w:r w:rsidRPr="000862A7">
              <w:rPr>
                <w:sz w:val="20"/>
                <w:szCs w:val="20"/>
              </w:rPr>
              <w:t>2</w:t>
            </w:r>
            <w:r>
              <w:rPr>
                <w:sz w:val="20"/>
                <w:szCs w:val="20"/>
              </w:rPr>
              <w:t>5.4</w:t>
            </w:r>
            <w:r w:rsidRPr="000862A7">
              <w:rPr>
                <w:sz w:val="20"/>
                <w:szCs w:val="20"/>
              </w:rPr>
              <w:t xml:space="preserve"> </w:t>
            </w:r>
            <w:r>
              <w:rPr>
                <w:sz w:val="20"/>
                <w:szCs w:val="20"/>
              </w:rPr>
              <w:t>[</w:t>
            </w:r>
            <w:r w:rsidRPr="000862A7">
              <w:rPr>
                <w:sz w:val="20"/>
                <w:szCs w:val="20"/>
              </w:rPr>
              <w:t>2</w:t>
            </w:r>
            <w:r>
              <w:rPr>
                <w:sz w:val="20"/>
                <w:szCs w:val="20"/>
              </w:rPr>
              <w:t>2.9</w:t>
            </w:r>
            <w:r w:rsidRPr="000862A7">
              <w:rPr>
                <w:sz w:val="20"/>
                <w:szCs w:val="20"/>
              </w:rPr>
              <w:t>, 2</w:t>
            </w:r>
            <w:r>
              <w:rPr>
                <w:sz w:val="20"/>
                <w:szCs w:val="20"/>
              </w:rPr>
              <w:t>9.4]</w:t>
            </w:r>
          </w:p>
        </w:tc>
        <w:tc>
          <w:tcPr>
            <w:tcW w:w="709" w:type="dxa"/>
          </w:tcPr>
          <w:p w14:paraId="60164645" w14:textId="77777777" w:rsidR="007757AC" w:rsidRPr="000862A7" w:rsidRDefault="007757AC" w:rsidP="007757AC">
            <w:pPr>
              <w:spacing w:before="60" w:after="60"/>
              <w:ind w:right="-69"/>
              <w:rPr>
                <w:b/>
                <w:sz w:val="20"/>
                <w:szCs w:val="20"/>
              </w:rPr>
            </w:pPr>
            <w:r w:rsidRPr="000862A7">
              <w:rPr>
                <w:sz w:val="20"/>
                <w:szCs w:val="20"/>
              </w:rPr>
              <w:t>0.</w:t>
            </w:r>
            <w:r>
              <w:rPr>
                <w:sz w:val="20"/>
                <w:szCs w:val="20"/>
              </w:rPr>
              <w:t>7</w:t>
            </w:r>
          </w:p>
        </w:tc>
        <w:tc>
          <w:tcPr>
            <w:tcW w:w="1559" w:type="dxa"/>
          </w:tcPr>
          <w:p w14:paraId="5192B130" w14:textId="6B223AFE" w:rsidR="007757AC" w:rsidRPr="000D573F" w:rsidRDefault="007757AC" w:rsidP="007757AC">
            <w:pPr>
              <w:spacing w:before="60" w:after="60"/>
              <w:ind w:right="-69"/>
              <w:rPr>
                <w:bCs/>
                <w:i/>
                <w:iCs/>
                <w:sz w:val="20"/>
                <w:szCs w:val="20"/>
              </w:rPr>
            </w:pPr>
            <w:r w:rsidRPr="0082583A">
              <w:rPr>
                <w:rFonts w:eastAsia="Helvetica"/>
                <w:color w:val="000000"/>
                <w:sz w:val="20"/>
                <w:szCs w:val="20"/>
              </w:rPr>
              <w:t>25.5 [22.3, 28.3]</w:t>
            </w:r>
          </w:p>
        </w:tc>
        <w:tc>
          <w:tcPr>
            <w:tcW w:w="1560" w:type="dxa"/>
          </w:tcPr>
          <w:p w14:paraId="03A45C67" w14:textId="39D752D4" w:rsidR="007757AC" w:rsidRPr="000D573F" w:rsidRDefault="007757AC" w:rsidP="007757AC">
            <w:pPr>
              <w:spacing w:before="60" w:after="60"/>
              <w:ind w:right="-69"/>
              <w:rPr>
                <w:bCs/>
                <w:i/>
                <w:iCs/>
                <w:sz w:val="20"/>
                <w:szCs w:val="20"/>
              </w:rPr>
            </w:pPr>
            <w:r w:rsidRPr="0082583A">
              <w:rPr>
                <w:rFonts w:eastAsia="Helvetica"/>
                <w:color w:val="000000"/>
                <w:sz w:val="20"/>
                <w:szCs w:val="20"/>
              </w:rPr>
              <w:t>25.1 [21.7, 28.6]</w:t>
            </w:r>
          </w:p>
        </w:tc>
        <w:tc>
          <w:tcPr>
            <w:tcW w:w="567" w:type="dxa"/>
          </w:tcPr>
          <w:p w14:paraId="5379865A" w14:textId="299009CF" w:rsidR="007757AC" w:rsidRPr="000D573F" w:rsidRDefault="007757AC" w:rsidP="007757AC">
            <w:pPr>
              <w:spacing w:before="60" w:after="60"/>
              <w:ind w:right="-69"/>
              <w:rPr>
                <w:bCs/>
                <w:i/>
                <w:iCs/>
                <w:sz w:val="20"/>
                <w:szCs w:val="20"/>
              </w:rPr>
            </w:pPr>
            <w:r w:rsidRPr="0082583A">
              <w:rPr>
                <w:rFonts w:eastAsia="Helvetica"/>
                <w:color w:val="000000"/>
                <w:sz w:val="20"/>
                <w:szCs w:val="20"/>
              </w:rPr>
              <w:t>0.9</w:t>
            </w:r>
          </w:p>
        </w:tc>
      </w:tr>
      <w:tr w:rsidR="007757AC" w:rsidRPr="000D573F" w14:paraId="2B8CC0F6" w14:textId="77777777" w:rsidTr="007757AC">
        <w:trPr>
          <w:trHeight w:val="19"/>
        </w:trPr>
        <w:tc>
          <w:tcPr>
            <w:tcW w:w="1985" w:type="dxa"/>
          </w:tcPr>
          <w:p w14:paraId="1944A824" w14:textId="77777777" w:rsidR="007757AC" w:rsidRPr="000862A7" w:rsidRDefault="007757AC" w:rsidP="007757AC">
            <w:pPr>
              <w:spacing w:before="60" w:after="60"/>
              <w:ind w:right="-69"/>
              <w:rPr>
                <w:b/>
                <w:sz w:val="20"/>
                <w:szCs w:val="20"/>
              </w:rPr>
            </w:pPr>
            <w:r w:rsidRPr="000862A7">
              <w:rPr>
                <w:sz w:val="20"/>
                <w:szCs w:val="20"/>
              </w:rPr>
              <w:t>Active smoker</w:t>
            </w:r>
          </w:p>
        </w:tc>
        <w:tc>
          <w:tcPr>
            <w:tcW w:w="1559" w:type="dxa"/>
          </w:tcPr>
          <w:p w14:paraId="79F33707" w14:textId="77777777" w:rsidR="007757AC" w:rsidRPr="000D573F" w:rsidRDefault="007757AC" w:rsidP="007757AC">
            <w:pPr>
              <w:spacing w:before="60" w:after="60"/>
              <w:ind w:right="-69"/>
              <w:rPr>
                <w:bCs/>
                <w:sz w:val="20"/>
                <w:szCs w:val="20"/>
              </w:rPr>
            </w:pPr>
            <w:r w:rsidRPr="000D573F">
              <w:rPr>
                <w:bCs/>
                <w:sz w:val="20"/>
                <w:szCs w:val="20"/>
              </w:rPr>
              <w:t>30 (21,7%)</w:t>
            </w:r>
          </w:p>
        </w:tc>
        <w:tc>
          <w:tcPr>
            <w:tcW w:w="1559" w:type="dxa"/>
          </w:tcPr>
          <w:p w14:paraId="02931277" w14:textId="77777777" w:rsidR="007757AC" w:rsidRPr="000D573F" w:rsidRDefault="007757AC" w:rsidP="007757AC">
            <w:pPr>
              <w:spacing w:before="60" w:after="60"/>
              <w:ind w:right="-69"/>
              <w:rPr>
                <w:bCs/>
                <w:sz w:val="20"/>
                <w:szCs w:val="20"/>
              </w:rPr>
            </w:pPr>
            <w:r w:rsidRPr="000D573F">
              <w:rPr>
                <w:bCs/>
                <w:sz w:val="20"/>
                <w:szCs w:val="20"/>
              </w:rPr>
              <w:t>45 (30,6%)</w:t>
            </w:r>
          </w:p>
        </w:tc>
        <w:tc>
          <w:tcPr>
            <w:tcW w:w="709" w:type="dxa"/>
          </w:tcPr>
          <w:p w14:paraId="5F380990" w14:textId="77777777" w:rsidR="007757AC" w:rsidRPr="000D573F" w:rsidRDefault="007757AC" w:rsidP="007757AC">
            <w:pPr>
              <w:spacing w:before="60" w:after="60"/>
              <w:ind w:right="-69"/>
              <w:rPr>
                <w:bCs/>
                <w:sz w:val="20"/>
                <w:szCs w:val="20"/>
              </w:rPr>
            </w:pPr>
            <w:r w:rsidRPr="000D573F">
              <w:rPr>
                <w:bCs/>
                <w:sz w:val="20"/>
                <w:szCs w:val="20"/>
              </w:rPr>
              <w:t>0.09</w:t>
            </w:r>
          </w:p>
        </w:tc>
        <w:tc>
          <w:tcPr>
            <w:tcW w:w="1559" w:type="dxa"/>
          </w:tcPr>
          <w:p w14:paraId="03D3CB36" w14:textId="5E8E7542" w:rsidR="007757AC" w:rsidRPr="000D573F" w:rsidRDefault="007757AC" w:rsidP="007757AC">
            <w:pPr>
              <w:spacing w:before="60" w:after="60"/>
              <w:ind w:right="-69"/>
              <w:rPr>
                <w:bCs/>
                <w:sz w:val="20"/>
                <w:szCs w:val="20"/>
              </w:rPr>
            </w:pPr>
            <w:r w:rsidRPr="0082583A">
              <w:rPr>
                <w:rFonts w:eastAsia="Helvetica"/>
                <w:color w:val="000000"/>
                <w:sz w:val="20"/>
                <w:szCs w:val="20"/>
              </w:rPr>
              <w:t>30 (30%)</w:t>
            </w:r>
          </w:p>
        </w:tc>
        <w:tc>
          <w:tcPr>
            <w:tcW w:w="1560" w:type="dxa"/>
          </w:tcPr>
          <w:p w14:paraId="6F277E54" w14:textId="1A353B0F" w:rsidR="007757AC" w:rsidRPr="000D573F" w:rsidRDefault="007757AC" w:rsidP="007757AC">
            <w:pPr>
              <w:spacing w:before="60" w:after="60"/>
              <w:ind w:right="-69"/>
              <w:rPr>
                <w:bCs/>
                <w:sz w:val="20"/>
                <w:szCs w:val="20"/>
              </w:rPr>
            </w:pPr>
            <w:r w:rsidRPr="0082583A">
              <w:rPr>
                <w:rFonts w:eastAsia="Helvetica"/>
                <w:color w:val="000000"/>
                <w:sz w:val="20"/>
                <w:szCs w:val="20"/>
              </w:rPr>
              <w:t>27 (27%)</w:t>
            </w:r>
          </w:p>
        </w:tc>
        <w:tc>
          <w:tcPr>
            <w:tcW w:w="567" w:type="dxa"/>
          </w:tcPr>
          <w:p w14:paraId="592640B2" w14:textId="07276620"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300F0684" w14:textId="77777777" w:rsidTr="007757AC">
        <w:trPr>
          <w:trHeight w:val="19"/>
        </w:trPr>
        <w:tc>
          <w:tcPr>
            <w:tcW w:w="1985" w:type="dxa"/>
          </w:tcPr>
          <w:p w14:paraId="51D35E1B" w14:textId="77777777" w:rsidR="007757AC" w:rsidRPr="000D573F" w:rsidRDefault="007757AC" w:rsidP="007757AC">
            <w:pPr>
              <w:spacing w:before="60" w:after="60"/>
              <w:ind w:right="-69"/>
              <w:rPr>
                <w:sz w:val="20"/>
                <w:szCs w:val="20"/>
              </w:rPr>
            </w:pPr>
            <w:r w:rsidRPr="000D573F">
              <w:rPr>
                <w:sz w:val="20"/>
                <w:szCs w:val="20"/>
              </w:rPr>
              <w:t>Immunodepression</w:t>
            </w:r>
          </w:p>
        </w:tc>
        <w:tc>
          <w:tcPr>
            <w:tcW w:w="1559" w:type="dxa"/>
          </w:tcPr>
          <w:p w14:paraId="34CE0940" w14:textId="77777777" w:rsidR="007757AC" w:rsidRPr="000D573F" w:rsidRDefault="007757AC" w:rsidP="007757AC">
            <w:pPr>
              <w:spacing w:before="60" w:after="60"/>
              <w:ind w:right="-69"/>
              <w:rPr>
                <w:sz w:val="20"/>
                <w:szCs w:val="20"/>
              </w:rPr>
            </w:pPr>
            <w:r w:rsidRPr="000D573F">
              <w:rPr>
                <w:sz w:val="20"/>
                <w:szCs w:val="20"/>
              </w:rPr>
              <w:t>24 (17,4%)</w:t>
            </w:r>
          </w:p>
        </w:tc>
        <w:tc>
          <w:tcPr>
            <w:tcW w:w="1559" w:type="dxa"/>
          </w:tcPr>
          <w:p w14:paraId="5F45B51D" w14:textId="77777777" w:rsidR="007757AC" w:rsidRPr="000D573F" w:rsidRDefault="007757AC" w:rsidP="007757AC">
            <w:pPr>
              <w:spacing w:before="60" w:after="60"/>
              <w:ind w:right="-69"/>
              <w:rPr>
                <w:sz w:val="20"/>
                <w:szCs w:val="20"/>
              </w:rPr>
            </w:pPr>
            <w:r w:rsidRPr="000D573F">
              <w:rPr>
                <w:sz w:val="20"/>
                <w:szCs w:val="20"/>
              </w:rPr>
              <w:t>14 (9,5%)</w:t>
            </w:r>
          </w:p>
        </w:tc>
        <w:tc>
          <w:tcPr>
            <w:tcW w:w="709" w:type="dxa"/>
          </w:tcPr>
          <w:p w14:paraId="104203B6" w14:textId="77777777" w:rsidR="007757AC" w:rsidRPr="000D573F" w:rsidRDefault="007757AC" w:rsidP="007757AC">
            <w:pPr>
              <w:spacing w:before="60" w:after="60"/>
              <w:ind w:right="-69"/>
              <w:rPr>
                <w:sz w:val="20"/>
                <w:szCs w:val="20"/>
              </w:rPr>
            </w:pPr>
            <w:r w:rsidRPr="000D573F">
              <w:rPr>
                <w:sz w:val="20"/>
                <w:szCs w:val="20"/>
              </w:rPr>
              <w:t>0</w:t>
            </w:r>
            <w:r>
              <w:rPr>
                <w:sz w:val="20"/>
                <w:szCs w:val="20"/>
              </w:rPr>
              <w:t>.</w:t>
            </w:r>
            <w:r w:rsidRPr="000D573F">
              <w:rPr>
                <w:sz w:val="20"/>
                <w:szCs w:val="20"/>
              </w:rPr>
              <w:t>051</w:t>
            </w:r>
          </w:p>
        </w:tc>
        <w:tc>
          <w:tcPr>
            <w:tcW w:w="1559" w:type="dxa"/>
          </w:tcPr>
          <w:p w14:paraId="4F951F5A" w14:textId="7847924F" w:rsidR="007757AC" w:rsidRPr="000D573F" w:rsidRDefault="007757AC" w:rsidP="007757AC">
            <w:pPr>
              <w:spacing w:before="60" w:after="60"/>
              <w:ind w:right="-69"/>
              <w:rPr>
                <w:bCs/>
                <w:sz w:val="20"/>
                <w:szCs w:val="20"/>
              </w:rPr>
            </w:pPr>
            <w:r w:rsidRPr="0082583A">
              <w:rPr>
                <w:rFonts w:eastAsia="Helvetica"/>
                <w:color w:val="000000"/>
                <w:sz w:val="20"/>
                <w:szCs w:val="20"/>
              </w:rPr>
              <w:t>15 (15%)</w:t>
            </w:r>
          </w:p>
        </w:tc>
        <w:tc>
          <w:tcPr>
            <w:tcW w:w="1560" w:type="dxa"/>
          </w:tcPr>
          <w:p w14:paraId="26E0AF6A" w14:textId="6CC4D30A" w:rsidR="007757AC" w:rsidRPr="000D573F" w:rsidRDefault="007757AC" w:rsidP="007757AC">
            <w:pPr>
              <w:spacing w:before="60" w:after="60"/>
              <w:ind w:right="-69"/>
              <w:rPr>
                <w:bCs/>
                <w:sz w:val="20"/>
                <w:szCs w:val="20"/>
              </w:rPr>
            </w:pPr>
            <w:r w:rsidRPr="0082583A">
              <w:rPr>
                <w:rFonts w:eastAsia="Helvetica"/>
                <w:color w:val="000000"/>
                <w:sz w:val="20"/>
                <w:szCs w:val="20"/>
              </w:rPr>
              <w:t>14 (14%)</w:t>
            </w:r>
          </w:p>
        </w:tc>
        <w:tc>
          <w:tcPr>
            <w:tcW w:w="567" w:type="dxa"/>
          </w:tcPr>
          <w:p w14:paraId="14B648AE" w14:textId="55E10784" w:rsidR="007757AC" w:rsidRPr="000D573F" w:rsidRDefault="007757AC" w:rsidP="007757AC">
            <w:pPr>
              <w:spacing w:before="60" w:after="60"/>
              <w:ind w:right="-69"/>
              <w:rPr>
                <w:bCs/>
                <w:sz w:val="20"/>
                <w:szCs w:val="20"/>
              </w:rPr>
            </w:pPr>
            <w:r w:rsidRPr="0082583A">
              <w:rPr>
                <w:rFonts w:eastAsia="Helvetica"/>
                <w:color w:val="000000"/>
                <w:sz w:val="20"/>
                <w:szCs w:val="20"/>
              </w:rPr>
              <w:t>0.8</w:t>
            </w:r>
          </w:p>
        </w:tc>
      </w:tr>
      <w:tr w:rsidR="007757AC" w:rsidRPr="000D573F" w14:paraId="4F68D4D2" w14:textId="77777777" w:rsidTr="007757AC">
        <w:trPr>
          <w:trHeight w:val="19"/>
        </w:trPr>
        <w:tc>
          <w:tcPr>
            <w:tcW w:w="1985" w:type="dxa"/>
          </w:tcPr>
          <w:p w14:paraId="4B79BE7C" w14:textId="77777777" w:rsidR="007757AC" w:rsidRPr="000D573F" w:rsidRDefault="007757AC" w:rsidP="007757AC">
            <w:pPr>
              <w:spacing w:before="60" w:after="60"/>
              <w:ind w:right="-69"/>
              <w:rPr>
                <w:sz w:val="20"/>
                <w:szCs w:val="20"/>
              </w:rPr>
            </w:pPr>
            <w:r w:rsidRPr="000D573F">
              <w:rPr>
                <w:sz w:val="20"/>
                <w:szCs w:val="20"/>
              </w:rPr>
              <w:t>Anticoagulation</w:t>
            </w:r>
          </w:p>
        </w:tc>
        <w:tc>
          <w:tcPr>
            <w:tcW w:w="1559" w:type="dxa"/>
          </w:tcPr>
          <w:p w14:paraId="188D6E4C" w14:textId="77777777" w:rsidR="007757AC" w:rsidRPr="000D573F" w:rsidRDefault="007757AC" w:rsidP="007757AC">
            <w:pPr>
              <w:spacing w:before="60" w:after="60"/>
              <w:ind w:right="-69"/>
              <w:rPr>
                <w:sz w:val="20"/>
                <w:szCs w:val="20"/>
              </w:rPr>
            </w:pPr>
            <w:r w:rsidRPr="000D573F">
              <w:rPr>
                <w:sz w:val="20"/>
                <w:szCs w:val="20"/>
              </w:rPr>
              <w:t>13 (9,4%)</w:t>
            </w:r>
          </w:p>
        </w:tc>
        <w:tc>
          <w:tcPr>
            <w:tcW w:w="1559" w:type="dxa"/>
          </w:tcPr>
          <w:p w14:paraId="04CD0585" w14:textId="77777777" w:rsidR="007757AC" w:rsidRPr="000D573F" w:rsidRDefault="007757AC" w:rsidP="007757AC">
            <w:pPr>
              <w:spacing w:before="60" w:after="60"/>
              <w:ind w:right="-69"/>
              <w:rPr>
                <w:sz w:val="20"/>
                <w:szCs w:val="20"/>
              </w:rPr>
            </w:pPr>
            <w:r w:rsidRPr="000D573F">
              <w:rPr>
                <w:sz w:val="20"/>
                <w:szCs w:val="20"/>
              </w:rPr>
              <w:t>9 (6,1%)</w:t>
            </w:r>
          </w:p>
        </w:tc>
        <w:tc>
          <w:tcPr>
            <w:tcW w:w="709" w:type="dxa"/>
          </w:tcPr>
          <w:p w14:paraId="485983BA" w14:textId="77777777" w:rsidR="007757AC" w:rsidRPr="000D573F" w:rsidRDefault="007757AC" w:rsidP="007757AC">
            <w:pPr>
              <w:spacing w:before="60" w:after="60"/>
              <w:ind w:right="-69"/>
              <w:rPr>
                <w:sz w:val="20"/>
                <w:szCs w:val="20"/>
              </w:rPr>
            </w:pPr>
            <w:r w:rsidRPr="000D573F">
              <w:rPr>
                <w:sz w:val="20"/>
                <w:szCs w:val="20"/>
              </w:rPr>
              <w:t>0,3</w:t>
            </w:r>
          </w:p>
        </w:tc>
        <w:tc>
          <w:tcPr>
            <w:tcW w:w="1559" w:type="dxa"/>
          </w:tcPr>
          <w:p w14:paraId="2D1F4A31" w14:textId="588FDF16" w:rsidR="007757AC" w:rsidRPr="000D573F" w:rsidRDefault="007757AC" w:rsidP="007757AC">
            <w:pPr>
              <w:spacing w:before="60" w:after="60"/>
              <w:ind w:right="-69"/>
              <w:rPr>
                <w:bCs/>
                <w:sz w:val="20"/>
                <w:szCs w:val="20"/>
              </w:rPr>
            </w:pPr>
            <w:r w:rsidRPr="0082583A">
              <w:rPr>
                <w:rFonts w:eastAsia="Helvetica"/>
                <w:color w:val="000000"/>
                <w:sz w:val="20"/>
                <w:szCs w:val="20"/>
              </w:rPr>
              <w:t>8 (8.5%)</w:t>
            </w:r>
          </w:p>
        </w:tc>
        <w:tc>
          <w:tcPr>
            <w:tcW w:w="1560" w:type="dxa"/>
          </w:tcPr>
          <w:p w14:paraId="246E088D" w14:textId="226E35F2" w:rsidR="007757AC" w:rsidRPr="000D573F" w:rsidRDefault="007757AC" w:rsidP="007757AC">
            <w:pPr>
              <w:spacing w:before="60" w:after="60"/>
              <w:ind w:right="-69"/>
              <w:rPr>
                <w:bCs/>
                <w:sz w:val="20"/>
                <w:szCs w:val="20"/>
              </w:rPr>
            </w:pPr>
            <w:r w:rsidRPr="0082583A">
              <w:rPr>
                <w:rFonts w:eastAsia="Helvetica"/>
                <w:color w:val="000000"/>
                <w:sz w:val="20"/>
                <w:szCs w:val="20"/>
              </w:rPr>
              <w:t>5 (5.1%)</w:t>
            </w:r>
          </w:p>
        </w:tc>
        <w:tc>
          <w:tcPr>
            <w:tcW w:w="567" w:type="dxa"/>
          </w:tcPr>
          <w:p w14:paraId="2C4ADF64" w14:textId="79184E6A" w:rsidR="007757AC" w:rsidRPr="000D573F" w:rsidRDefault="007757AC" w:rsidP="007757AC">
            <w:pPr>
              <w:spacing w:before="60" w:after="60"/>
              <w:ind w:right="-69"/>
              <w:rPr>
                <w:bCs/>
                <w:sz w:val="20"/>
                <w:szCs w:val="20"/>
              </w:rPr>
            </w:pPr>
            <w:r w:rsidRPr="0082583A">
              <w:rPr>
                <w:rFonts w:eastAsia="Helvetica"/>
                <w:color w:val="000000"/>
                <w:sz w:val="20"/>
                <w:szCs w:val="20"/>
              </w:rPr>
              <w:t>0.2</w:t>
            </w:r>
          </w:p>
        </w:tc>
      </w:tr>
      <w:tr w:rsidR="008E5FA3" w:rsidRPr="000D573F" w14:paraId="06217011" w14:textId="77777777" w:rsidTr="007757AC">
        <w:trPr>
          <w:trHeight w:val="19"/>
        </w:trPr>
        <w:tc>
          <w:tcPr>
            <w:tcW w:w="1985" w:type="dxa"/>
          </w:tcPr>
          <w:p w14:paraId="03B95FCC" w14:textId="77777777" w:rsidR="008E5FA3" w:rsidRPr="001872EE" w:rsidRDefault="008E5FA3" w:rsidP="005D028E">
            <w:pPr>
              <w:spacing w:before="60" w:after="60"/>
              <w:ind w:right="-69"/>
              <w:rPr>
                <w:b/>
                <w:bCs/>
                <w:sz w:val="20"/>
                <w:szCs w:val="20"/>
              </w:rPr>
            </w:pPr>
            <w:r w:rsidRPr="001872EE">
              <w:rPr>
                <w:b/>
                <w:bCs/>
                <w:sz w:val="20"/>
                <w:szCs w:val="20"/>
              </w:rPr>
              <w:t>Medical antecedents</w:t>
            </w:r>
          </w:p>
        </w:tc>
        <w:tc>
          <w:tcPr>
            <w:tcW w:w="1559" w:type="dxa"/>
          </w:tcPr>
          <w:p w14:paraId="799CD0F9" w14:textId="77777777" w:rsidR="008E5FA3" w:rsidRPr="000D573F" w:rsidRDefault="008E5FA3" w:rsidP="005D028E">
            <w:pPr>
              <w:spacing w:before="60" w:after="60"/>
              <w:ind w:right="-69"/>
              <w:rPr>
                <w:sz w:val="20"/>
                <w:szCs w:val="20"/>
              </w:rPr>
            </w:pPr>
          </w:p>
        </w:tc>
        <w:tc>
          <w:tcPr>
            <w:tcW w:w="1559" w:type="dxa"/>
          </w:tcPr>
          <w:p w14:paraId="1009E5AF" w14:textId="77777777" w:rsidR="008E5FA3" w:rsidRPr="000D573F" w:rsidRDefault="008E5FA3" w:rsidP="005D028E">
            <w:pPr>
              <w:spacing w:before="60" w:after="60"/>
              <w:ind w:right="-69"/>
              <w:rPr>
                <w:sz w:val="20"/>
                <w:szCs w:val="20"/>
              </w:rPr>
            </w:pPr>
          </w:p>
        </w:tc>
        <w:tc>
          <w:tcPr>
            <w:tcW w:w="709" w:type="dxa"/>
          </w:tcPr>
          <w:p w14:paraId="66BD1C66" w14:textId="77777777" w:rsidR="008E5FA3" w:rsidRPr="000D573F" w:rsidRDefault="008E5FA3" w:rsidP="005D028E">
            <w:pPr>
              <w:spacing w:before="60" w:after="60"/>
              <w:ind w:right="-69"/>
              <w:rPr>
                <w:sz w:val="20"/>
                <w:szCs w:val="20"/>
              </w:rPr>
            </w:pPr>
          </w:p>
        </w:tc>
        <w:tc>
          <w:tcPr>
            <w:tcW w:w="1559" w:type="dxa"/>
          </w:tcPr>
          <w:p w14:paraId="7FF76D3C" w14:textId="77777777" w:rsidR="008E5FA3" w:rsidRPr="000D573F" w:rsidRDefault="008E5FA3" w:rsidP="005D028E">
            <w:pPr>
              <w:spacing w:before="60" w:after="60"/>
              <w:ind w:right="-69"/>
              <w:rPr>
                <w:bCs/>
                <w:sz w:val="20"/>
                <w:szCs w:val="20"/>
              </w:rPr>
            </w:pPr>
          </w:p>
        </w:tc>
        <w:tc>
          <w:tcPr>
            <w:tcW w:w="1560" w:type="dxa"/>
          </w:tcPr>
          <w:p w14:paraId="5226A47C" w14:textId="77777777" w:rsidR="008E5FA3" w:rsidRPr="000D573F" w:rsidRDefault="008E5FA3" w:rsidP="005D028E">
            <w:pPr>
              <w:spacing w:before="60" w:after="60"/>
              <w:ind w:right="-69"/>
              <w:rPr>
                <w:bCs/>
                <w:sz w:val="20"/>
                <w:szCs w:val="20"/>
              </w:rPr>
            </w:pPr>
          </w:p>
        </w:tc>
        <w:tc>
          <w:tcPr>
            <w:tcW w:w="567" w:type="dxa"/>
          </w:tcPr>
          <w:p w14:paraId="2F811578" w14:textId="77777777" w:rsidR="008E5FA3" w:rsidRPr="000D573F" w:rsidRDefault="008E5FA3" w:rsidP="005D028E">
            <w:pPr>
              <w:spacing w:before="60" w:after="60"/>
              <w:ind w:right="-69"/>
              <w:rPr>
                <w:bCs/>
                <w:sz w:val="20"/>
                <w:szCs w:val="20"/>
              </w:rPr>
            </w:pPr>
          </w:p>
        </w:tc>
      </w:tr>
      <w:tr w:rsidR="007757AC" w:rsidRPr="000D573F" w14:paraId="0BC29B6C" w14:textId="77777777" w:rsidTr="007757AC">
        <w:trPr>
          <w:trHeight w:val="19"/>
        </w:trPr>
        <w:tc>
          <w:tcPr>
            <w:tcW w:w="1985" w:type="dxa"/>
          </w:tcPr>
          <w:p w14:paraId="4BD4FCFD" w14:textId="77777777" w:rsidR="007757AC" w:rsidRPr="000D573F" w:rsidRDefault="007757AC" w:rsidP="007757AC">
            <w:pPr>
              <w:spacing w:before="60" w:after="60"/>
              <w:ind w:left="319" w:right="-69"/>
              <w:rPr>
                <w:sz w:val="20"/>
                <w:szCs w:val="20"/>
              </w:rPr>
            </w:pPr>
            <w:r>
              <w:rPr>
                <w:sz w:val="20"/>
                <w:szCs w:val="20"/>
              </w:rPr>
              <w:t>Cardiologic</w:t>
            </w:r>
          </w:p>
        </w:tc>
        <w:tc>
          <w:tcPr>
            <w:tcW w:w="1559" w:type="dxa"/>
          </w:tcPr>
          <w:p w14:paraId="44FA5452" w14:textId="77777777" w:rsidR="007757AC" w:rsidRPr="000D573F" w:rsidRDefault="007757AC" w:rsidP="007757AC">
            <w:pPr>
              <w:spacing w:before="60" w:after="60"/>
              <w:ind w:right="-69"/>
              <w:rPr>
                <w:sz w:val="20"/>
                <w:szCs w:val="20"/>
              </w:rPr>
            </w:pPr>
            <w:r>
              <w:rPr>
                <w:sz w:val="20"/>
                <w:szCs w:val="20"/>
              </w:rPr>
              <w:t>50 (36,2%)</w:t>
            </w:r>
          </w:p>
        </w:tc>
        <w:tc>
          <w:tcPr>
            <w:tcW w:w="1559" w:type="dxa"/>
          </w:tcPr>
          <w:p w14:paraId="5281A288" w14:textId="77777777" w:rsidR="007757AC" w:rsidRPr="000D573F" w:rsidRDefault="007757AC" w:rsidP="007757AC">
            <w:pPr>
              <w:spacing w:before="60" w:after="60"/>
              <w:ind w:right="-69"/>
              <w:rPr>
                <w:sz w:val="20"/>
                <w:szCs w:val="20"/>
              </w:rPr>
            </w:pPr>
            <w:r>
              <w:rPr>
                <w:sz w:val="20"/>
                <w:szCs w:val="20"/>
              </w:rPr>
              <w:t>59 (40,1%)</w:t>
            </w:r>
          </w:p>
        </w:tc>
        <w:tc>
          <w:tcPr>
            <w:tcW w:w="709" w:type="dxa"/>
          </w:tcPr>
          <w:p w14:paraId="524525F4" w14:textId="77777777" w:rsidR="007757AC" w:rsidRPr="000D573F" w:rsidRDefault="007757AC" w:rsidP="007757AC">
            <w:pPr>
              <w:spacing w:before="60" w:after="60"/>
              <w:ind w:right="-69"/>
              <w:rPr>
                <w:sz w:val="20"/>
                <w:szCs w:val="20"/>
              </w:rPr>
            </w:pPr>
            <w:r>
              <w:rPr>
                <w:sz w:val="20"/>
                <w:szCs w:val="20"/>
              </w:rPr>
              <w:t>0.5</w:t>
            </w:r>
          </w:p>
        </w:tc>
        <w:tc>
          <w:tcPr>
            <w:tcW w:w="1559" w:type="dxa"/>
          </w:tcPr>
          <w:p w14:paraId="41CDE6B8" w14:textId="753119A8" w:rsidR="007757AC" w:rsidRPr="000D573F" w:rsidRDefault="007757AC" w:rsidP="007757AC">
            <w:pPr>
              <w:spacing w:before="60" w:after="60"/>
              <w:ind w:right="-69"/>
              <w:rPr>
                <w:bCs/>
                <w:sz w:val="20"/>
                <w:szCs w:val="20"/>
              </w:rPr>
            </w:pPr>
            <w:r w:rsidRPr="0082583A">
              <w:rPr>
                <w:rFonts w:eastAsia="Helvetica"/>
                <w:color w:val="000000"/>
                <w:sz w:val="20"/>
                <w:szCs w:val="20"/>
              </w:rPr>
              <w:t>29 (30%)</w:t>
            </w:r>
          </w:p>
        </w:tc>
        <w:tc>
          <w:tcPr>
            <w:tcW w:w="1560" w:type="dxa"/>
          </w:tcPr>
          <w:p w14:paraId="1318FBF6" w14:textId="77B24B5F" w:rsidR="007757AC" w:rsidRPr="000D573F" w:rsidRDefault="007757AC" w:rsidP="007757AC">
            <w:pPr>
              <w:spacing w:before="60" w:after="60"/>
              <w:ind w:right="-69"/>
              <w:rPr>
                <w:bCs/>
                <w:sz w:val="20"/>
                <w:szCs w:val="20"/>
              </w:rPr>
            </w:pPr>
            <w:r w:rsidRPr="0082583A">
              <w:rPr>
                <w:rFonts w:eastAsia="Helvetica"/>
                <w:color w:val="000000"/>
                <w:sz w:val="20"/>
                <w:szCs w:val="20"/>
              </w:rPr>
              <w:t>41 (42%)</w:t>
            </w:r>
          </w:p>
        </w:tc>
        <w:tc>
          <w:tcPr>
            <w:tcW w:w="567" w:type="dxa"/>
          </w:tcPr>
          <w:p w14:paraId="4086BB0C" w14:textId="0E0279C5" w:rsidR="007757AC" w:rsidRPr="000D573F" w:rsidRDefault="007757AC" w:rsidP="007757AC">
            <w:pPr>
              <w:spacing w:before="60" w:after="60"/>
              <w:ind w:right="-69"/>
              <w:rPr>
                <w:bCs/>
                <w:sz w:val="20"/>
                <w:szCs w:val="20"/>
              </w:rPr>
            </w:pPr>
            <w:r w:rsidRPr="0082583A">
              <w:rPr>
                <w:rFonts w:eastAsia="Helvetica"/>
                <w:color w:val="000000"/>
                <w:sz w:val="20"/>
                <w:szCs w:val="20"/>
              </w:rPr>
              <w:t>0.13</w:t>
            </w:r>
          </w:p>
        </w:tc>
      </w:tr>
      <w:tr w:rsidR="007757AC" w:rsidRPr="000D573F" w14:paraId="732722CA" w14:textId="77777777" w:rsidTr="007757AC">
        <w:trPr>
          <w:trHeight w:val="19"/>
        </w:trPr>
        <w:tc>
          <w:tcPr>
            <w:tcW w:w="1985" w:type="dxa"/>
          </w:tcPr>
          <w:p w14:paraId="43D12C77" w14:textId="77777777" w:rsidR="007757AC" w:rsidRPr="000D573F" w:rsidRDefault="007757AC" w:rsidP="007757AC">
            <w:pPr>
              <w:spacing w:before="60" w:after="60"/>
              <w:ind w:left="319" w:right="-69"/>
              <w:rPr>
                <w:sz w:val="20"/>
                <w:szCs w:val="20"/>
              </w:rPr>
            </w:pPr>
            <w:r>
              <w:rPr>
                <w:sz w:val="20"/>
                <w:szCs w:val="20"/>
              </w:rPr>
              <w:t>Neurologic</w:t>
            </w:r>
          </w:p>
        </w:tc>
        <w:tc>
          <w:tcPr>
            <w:tcW w:w="1559" w:type="dxa"/>
          </w:tcPr>
          <w:p w14:paraId="4AA3ADD7" w14:textId="77777777" w:rsidR="007757AC" w:rsidRPr="000D573F" w:rsidRDefault="007757AC" w:rsidP="007757AC">
            <w:pPr>
              <w:spacing w:before="60" w:after="60"/>
              <w:ind w:right="-69"/>
              <w:rPr>
                <w:sz w:val="20"/>
                <w:szCs w:val="20"/>
              </w:rPr>
            </w:pPr>
            <w:r>
              <w:rPr>
                <w:sz w:val="20"/>
                <w:szCs w:val="20"/>
              </w:rPr>
              <w:t>23 (16,7%)</w:t>
            </w:r>
          </w:p>
        </w:tc>
        <w:tc>
          <w:tcPr>
            <w:tcW w:w="1559" w:type="dxa"/>
          </w:tcPr>
          <w:p w14:paraId="0450FE6E" w14:textId="77777777" w:rsidR="007757AC" w:rsidRPr="000D573F" w:rsidRDefault="007757AC" w:rsidP="007757AC">
            <w:pPr>
              <w:spacing w:before="60" w:after="60"/>
              <w:ind w:right="-69"/>
              <w:rPr>
                <w:sz w:val="20"/>
                <w:szCs w:val="20"/>
              </w:rPr>
            </w:pPr>
            <w:r>
              <w:rPr>
                <w:sz w:val="20"/>
                <w:szCs w:val="20"/>
              </w:rPr>
              <w:t>19 (12,9%)</w:t>
            </w:r>
          </w:p>
        </w:tc>
        <w:tc>
          <w:tcPr>
            <w:tcW w:w="709" w:type="dxa"/>
          </w:tcPr>
          <w:p w14:paraId="323D75F6" w14:textId="77777777" w:rsidR="007757AC" w:rsidRPr="000D573F" w:rsidRDefault="007757AC" w:rsidP="007757AC">
            <w:pPr>
              <w:spacing w:before="60" w:after="60"/>
              <w:ind w:right="-69"/>
              <w:rPr>
                <w:sz w:val="20"/>
                <w:szCs w:val="20"/>
              </w:rPr>
            </w:pPr>
            <w:r>
              <w:rPr>
                <w:sz w:val="20"/>
                <w:szCs w:val="20"/>
              </w:rPr>
              <w:t>0.4</w:t>
            </w:r>
          </w:p>
        </w:tc>
        <w:tc>
          <w:tcPr>
            <w:tcW w:w="1559" w:type="dxa"/>
          </w:tcPr>
          <w:p w14:paraId="7AE33A73" w14:textId="5D9436D0" w:rsidR="007757AC" w:rsidRPr="000D573F" w:rsidRDefault="007757AC" w:rsidP="007757AC">
            <w:pPr>
              <w:spacing w:before="60" w:after="60"/>
              <w:ind w:right="-69"/>
              <w:rPr>
                <w:bCs/>
                <w:sz w:val="20"/>
                <w:szCs w:val="20"/>
              </w:rPr>
            </w:pPr>
            <w:r w:rsidRPr="0082583A">
              <w:rPr>
                <w:rFonts w:eastAsia="Helvetica"/>
                <w:color w:val="000000"/>
                <w:sz w:val="20"/>
                <w:szCs w:val="20"/>
              </w:rPr>
              <w:t>14 (14%)</w:t>
            </w:r>
          </w:p>
        </w:tc>
        <w:tc>
          <w:tcPr>
            <w:tcW w:w="1560" w:type="dxa"/>
          </w:tcPr>
          <w:p w14:paraId="7A46570B" w14:textId="1A07A919" w:rsidR="007757AC" w:rsidRPr="000D573F" w:rsidRDefault="007757AC" w:rsidP="007757AC">
            <w:pPr>
              <w:spacing w:before="60" w:after="60"/>
              <w:ind w:right="-69"/>
              <w:rPr>
                <w:bCs/>
                <w:sz w:val="20"/>
                <w:szCs w:val="20"/>
              </w:rPr>
            </w:pPr>
            <w:r w:rsidRPr="0082583A">
              <w:rPr>
                <w:rFonts w:eastAsia="Helvetica"/>
                <w:color w:val="000000"/>
                <w:sz w:val="20"/>
                <w:szCs w:val="20"/>
              </w:rPr>
              <w:t>12 (12%)</w:t>
            </w:r>
          </w:p>
        </w:tc>
        <w:tc>
          <w:tcPr>
            <w:tcW w:w="567" w:type="dxa"/>
          </w:tcPr>
          <w:p w14:paraId="77863834" w14:textId="32EEEE43"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5F4CEC67" w14:textId="77777777" w:rsidTr="007757AC">
        <w:trPr>
          <w:trHeight w:val="19"/>
        </w:trPr>
        <w:tc>
          <w:tcPr>
            <w:tcW w:w="1985" w:type="dxa"/>
          </w:tcPr>
          <w:p w14:paraId="3F6EA1FC" w14:textId="77777777" w:rsidR="007757AC" w:rsidRPr="000D573F" w:rsidRDefault="007757AC" w:rsidP="007757AC">
            <w:pPr>
              <w:spacing w:before="60" w:after="60"/>
              <w:ind w:left="319" w:right="-69"/>
              <w:rPr>
                <w:sz w:val="20"/>
                <w:szCs w:val="20"/>
              </w:rPr>
            </w:pPr>
            <w:r>
              <w:rPr>
                <w:sz w:val="20"/>
                <w:szCs w:val="20"/>
              </w:rPr>
              <w:t>Pulmonary</w:t>
            </w:r>
          </w:p>
        </w:tc>
        <w:tc>
          <w:tcPr>
            <w:tcW w:w="1559" w:type="dxa"/>
          </w:tcPr>
          <w:p w14:paraId="12490B1B" w14:textId="77777777" w:rsidR="007757AC" w:rsidRPr="000D573F" w:rsidRDefault="007757AC" w:rsidP="007757AC">
            <w:pPr>
              <w:spacing w:before="60" w:after="60"/>
              <w:ind w:right="-69"/>
              <w:rPr>
                <w:sz w:val="20"/>
                <w:szCs w:val="20"/>
              </w:rPr>
            </w:pPr>
            <w:r w:rsidRPr="001872EE">
              <w:rPr>
                <w:sz w:val="20"/>
                <w:szCs w:val="20"/>
              </w:rPr>
              <w:t>24</w:t>
            </w:r>
            <w:r>
              <w:rPr>
                <w:sz w:val="20"/>
                <w:szCs w:val="20"/>
              </w:rPr>
              <w:t xml:space="preserve"> (</w:t>
            </w:r>
            <w:r w:rsidRPr="001872EE">
              <w:rPr>
                <w:sz w:val="20"/>
                <w:szCs w:val="20"/>
              </w:rPr>
              <w:t>17,4</w:t>
            </w:r>
            <w:r>
              <w:rPr>
                <w:sz w:val="20"/>
                <w:szCs w:val="20"/>
              </w:rPr>
              <w:t>%)</w:t>
            </w:r>
          </w:p>
        </w:tc>
        <w:tc>
          <w:tcPr>
            <w:tcW w:w="1559" w:type="dxa"/>
          </w:tcPr>
          <w:p w14:paraId="173BB406" w14:textId="77777777" w:rsidR="007757AC" w:rsidRPr="000D573F" w:rsidRDefault="007757AC" w:rsidP="007757AC">
            <w:pPr>
              <w:spacing w:before="60" w:after="60"/>
              <w:ind w:right="-69"/>
              <w:rPr>
                <w:sz w:val="20"/>
                <w:szCs w:val="20"/>
              </w:rPr>
            </w:pPr>
            <w:r w:rsidRPr="001872EE">
              <w:rPr>
                <w:sz w:val="20"/>
                <w:szCs w:val="20"/>
              </w:rPr>
              <w:t>18</w:t>
            </w:r>
            <w:r>
              <w:rPr>
                <w:sz w:val="20"/>
                <w:szCs w:val="20"/>
              </w:rPr>
              <w:t xml:space="preserve"> (</w:t>
            </w:r>
            <w:r w:rsidRPr="001872EE">
              <w:rPr>
                <w:sz w:val="20"/>
                <w:szCs w:val="20"/>
              </w:rPr>
              <w:t>12,2</w:t>
            </w:r>
            <w:r>
              <w:rPr>
                <w:sz w:val="20"/>
                <w:szCs w:val="20"/>
              </w:rPr>
              <w:t>%)</w:t>
            </w:r>
          </w:p>
        </w:tc>
        <w:tc>
          <w:tcPr>
            <w:tcW w:w="709" w:type="dxa"/>
          </w:tcPr>
          <w:p w14:paraId="6875F9E8" w14:textId="77777777" w:rsidR="007757AC" w:rsidRPr="000D573F" w:rsidRDefault="007757AC" w:rsidP="007757AC">
            <w:pPr>
              <w:spacing w:before="60" w:after="60"/>
              <w:ind w:right="-69"/>
              <w:rPr>
                <w:sz w:val="20"/>
                <w:szCs w:val="20"/>
              </w:rPr>
            </w:pPr>
            <w:r w:rsidRPr="001872EE">
              <w:rPr>
                <w:sz w:val="20"/>
                <w:szCs w:val="20"/>
              </w:rPr>
              <w:t>0.2</w:t>
            </w:r>
          </w:p>
        </w:tc>
        <w:tc>
          <w:tcPr>
            <w:tcW w:w="1559" w:type="dxa"/>
          </w:tcPr>
          <w:p w14:paraId="11012E2C" w14:textId="3DBC8ED1" w:rsidR="007757AC" w:rsidRPr="000D573F" w:rsidRDefault="007757AC" w:rsidP="007757AC">
            <w:pPr>
              <w:spacing w:before="60" w:after="60"/>
              <w:ind w:right="-69"/>
              <w:rPr>
                <w:bCs/>
                <w:sz w:val="20"/>
                <w:szCs w:val="20"/>
              </w:rPr>
            </w:pPr>
            <w:r w:rsidRPr="0082583A">
              <w:rPr>
                <w:rFonts w:eastAsia="Helvetica"/>
                <w:color w:val="000000"/>
                <w:sz w:val="20"/>
                <w:szCs w:val="20"/>
              </w:rPr>
              <w:t>15 (16%)</w:t>
            </w:r>
          </w:p>
        </w:tc>
        <w:tc>
          <w:tcPr>
            <w:tcW w:w="1560" w:type="dxa"/>
          </w:tcPr>
          <w:p w14:paraId="75550F3E" w14:textId="05BFC4C4" w:rsidR="007757AC" w:rsidRPr="000D573F" w:rsidRDefault="007757AC" w:rsidP="007757AC">
            <w:pPr>
              <w:spacing w:before="60" w:after="60"/>
              <w:ind w:right="-69"/>
              <w:rPr>
                <w:bCs/>
                <w:sz w:val="20"/>
                <w:szCs w:val="20"/>
              </w:rPr>
            </w:pPr>
            <w:r w:rsidRPr="0082583A">
              <w:rPr>
                <w:rFonts w:eastAsia="Helvetica"/>
                <w:color w:val="000000"/>
                <w:sz w:val="20"/>
                <w:szCs w:val="20"/>
              </w:rPr>
              <w:t>11 (11%)</w:t>
            </w:r>
          </w:p>
        </w:tc>
        <w:tc>
          <w:tcPr>
            <w:tcW w:w="567" w:type="dxa"/>
          </w:tcPr>
          <w:p w14:paraId="5B36C5BE" w14:textId="28EC48B4"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11DBDF5E" w14:textId="77777777" w:rsidTr="007757AC">
        <w:trPr>
          <w:trHeight w:val="19"/>
        </w:trPr>
        <w:tc>
          <w:tcPr>
            <w:tcW w:w="1985" w:type="dxa"/>
          </w:tcPr>
          <w:p w14:paraId="25161837" w14:textId="77777777" w:rsidR="007757AC" w:rsidRPr="000D573F" w:rsidRDefault="007757AC" w:rsidP="007757AC">
            <w:pPr>
              <w:spacing w:before="60" w:after="60"/>
              <w:ind w:left="319" w:right="-69"/>
              <w:rPr>
                <w:sz w:val="20"/>
                <w:szCs w:val="20"/>
              </w:rPr>
            </w:pPr>
            <w:r>
              <w:rPr>
                <w:sz w:val="20"/>
                <w:szCs w:val="20"/>
              </w:rPr>
              <w:t>Diabetes</w:t>
            </w:r>
          </w:p>
        </w:tc>
        <w:tc>
          <w:tcPr>
            <w:tcW w:w="1559" w:type="dxa"/>
          </w:tcPr>
          <w:p w14:paraId="5BABC5ED" w14:textId="77777777" w:rsidR="007757AC" w:rsidRPr="000D573F" w:rsidRDefault="007757AC" w:rsidP="007757AC">
            <w:pPr>
              <w:spacing w:before="60" w:after="60"/>
              <w:ind w:right="-69"/>
              <w:rPr>
                <w:sz w:val="20"/>
                <w:szCs w:val="20"/>
              </w:rPr>
            </w:pPr>
            <w:r w:rsidRPr="001872EE">
              <w:rPr>
                <w:sz w:val="20"/>
                <w:szCs w:val="20"/>
              </w:rPr>
              <w:t>10</w:t>
            </w:r>
            <w:r>
              <w:rPr>
                <w:sz w:val="20"/>
                <w:szCs w:val="20"/>
              </w:rPr>
              <w:t xml:space="preserve"> (</w:t>
            </w:r>
            <w:r w:rsidRPr="001872EE">
              <w:rPr>
                <w:sz w:val="20"/>
                <w:szCs w:val="20"/>
              </w:rPr>
              <w:t>7,2</w:t>
            </w:r>
            <w:r>
              <w:rPr>
                <w:sz w:val="20"/>
                <w:szCs w:val="20"/>
              </w:rPr>
              <w:t>%)</w:t>
            </w:r>
          </w:p>
        </w:tc>
        <w:tc>
          <w:tcPr>
            <w:tcW w:w="1559" w:type="dxa"/>
          </w:tcPr>
          <w:p w14:paraId="67D50E08" w14:textId="77777777" w:rsidR="007757AC" w:rsidRPr="000D573F" w:rsidRDefault="007757AC" w:rsidP="007757AC">
            <w:pPr>
              <w:spacing w:before="60" w:after="60"/>
              <w:ind w:right="-69"/>
              <w:rPr>
                <w:sz w:val="20"/>
                <w:szCs w:val="20"/>
              </w:rPr>
            </w:pPr>
            <w:r w:rsidRPr="001872EE">
              <w:rPr>
                <w:sz w:val="20"/>
                <w:szCs w:val="20"/>
              </w:rPr>
              <w:t>10</w:t>
            </w:r>
            <w:r>
              <w:rPr>
                <w:sz w:val="20"/>
                <w:szCs w:val="20"/>
              </w:rPr>
              <w:t xml:space="preserve"> (6,8%)</w:t>
            </w:r>
          </w:p>
        </w:tc>
        <w:tc>
          <w:tcPr>
            <w:tcW w:w="709" w:type="dxa"/>
          </w:tcPr>
          <w:p w14:paraId="73882930" w14:textId="77777777" w:rsidR="007757AC" w:rsidRPr="000D573F" w:rsidRDefault="007757AC" w:rsidP="007757AC">
            <w:pPr>
              <w:spacing w:before="60" w:after="60"/>
              <w:ind w:right="-69"/>
              <w:rPr>
                <w:sz w:val="20"/>
                <w:szCs w:val="20"/>
              </w:rPr>
            </w:pPr>
            <w:r>
              <w:rPr>
                <w:sz w:val="20"/>
                <w:szCs w:val="20"/>
              </w:rPr>
              <w:t>0.9</w:t>
            </w:r>
          </w:p>
        </w:tc>
        <w:tc>
          <w:tcPr>
            <w:tcW w:w="1559" w:type="dxa"/>
          </w:tcPr>
          <w:p w14:paraId="49A0FFF0" w14:textId="42C4545F" w:rsidR="007757AC" w:rsidRPr="000D573F" w:rsidRDefault="007757AC" w:rsidP="007757AC">
            <w:pPr>
              <w:spacing w:before="60" w:after="60"/>
              <w:ind w:right="-69"/>
              <w:rPr>
                <w:bCs/>
                <w:sz w:val="20"/>
                <w:szCs w:val="20"/>
              </w:rPr>
            </w:pPr>
            <w:r w:rsidRPr="0082583A">
              <w:rPr>
                <w:rFonts w:eastAsia="Helvetica"/>
                <w:color w:val="000000"/>
                <w:sz w:val="20"/>
                <w:szCs w:val="20"/>
              </w:rPr>
              <w:t>6 (6.2%)</w:t>
            </w:r>
          </w:p>
        </w:tc>
        <w:tc>
          <w:tcPr>
            <w:tcW w:w="1560" w:type="dxa"/>
          </w:tcPr>
          <w:p w14:paraId="40876A70" w14:textId="00E58D64" w:rsidR="007757AC" w:rsidRPr="000D573F" w:rsidRDefault="007757AC" w:rsidP="007757AC">
            <w:pPr>
              <w:spacing w:before="60" w:after="60"/>
              <w:ind w:right="-69"/>
              <w:rPr>
                <w:bCs/>
                <w:sz w:val="20"/>
                <w:szCs w:val="20"/>
              </w:rPr>
            </w:pPr>
            <w:r w:rsidRPr="0082583A">
              <w:rPr>
                <w:rFonts w:eastAsia="Helvetica"/>
                <w:color w:val="000000"/>
                <w:sz w:val="20"/>
                <w:szCs w:val="20"/>
              </w:rPr>
              <w:t>7 (7.1%)</w:t>
            </w:r>
          </w:p>
        </w:tc>
        <w:tc>
          <w:tcPr>
            <w:tcW w:w="567" w:type="dxa"/>
          </w:tcPr>
          <w:p w14:paraId="260B12C5" w14:textId="016DF6BF"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32D005EC" w14:textId="77777777" w:rsidTr="007757AC">
        <w:trPr>
          <w:trHeight w:val="19"/>
        </w:trPr>
        <w:tc>
          <w:tcPr>
            <w:tcW w:w="1985" w:type="dxa"/>
          </w:tcPr>
          <w:p w14:paraId="3B14DDC9" w14:textId="77777777" w:rsidR="007757AC" w:rsidRPr="000D573F" w:rsidRDefault="007757AC" w:rsidP="007757AC">
            <w:pPr>
              <w:spacing w:before="60" w:after="60"/>
              <w:ind w:right="-69"/>
              <w:rPr>
                <w:sz w:val="20"/>
                <w:szCs w:val="20"/>
              </w:rPr>
            </w:pPr>
            <w:r>
              <w:rPr>
                <w:sz w:val="20"/>
                <w:szCs w:val="20"/>
              </w:rPr>
              <w:t>Previous laparotomy</w:t>
            </w:r>
          </w:p>
        </w:tc>
        <w:tc>
          <w:tcPr>
            <w:tcW w:w="1559" w:type="dxa"/>
          </w:tcPr>
          <w:p w14:paraId="2A8D2A2F" w14:textId="77777777" w:rsidR="007757AC" w:rsidRPr="000D573F" w:rsidRDefault="007757AC" w:rsidP="007757AC">
            <w:pPr>
              <w:spacing w:before="60" w:after="60"/>
              <w:ind w:right="-69"/>
              <w:rPr>
                <w:sz w:val="20"/>
                <w:szCs w:val="20"/>
              </w:rPr>
            </w:pPr>
            <w:r>
              <w:rPr>
                <w:sz w:val="20"/>
                <w:szCs w:val="20"/>
              </w:rPr>
              <w:t>15 (10,9%)</w:t>
            </w:r>
          </w:p>
        </w:tc>
        <w:tc>
          <w:tcPr>
            <w:tcW w:w="1559" w:type="dxa"/>
          </w:tcPr>
          <w:p w14:paraId="04980F77" w14:textId="77777777" w:rsidR="007757AC" w:rsidRPr="000D573F" w:rsidRDefault="007757AC" w:rsidP="007757AC">
            <w:pPr>
              <w:spacing w:before="60" w:after="60"/>
              <w:ind w:right="-69"/>
              <w:rPr>
                <w:sz w:val="20"/>
                <w:szCs w:val="20"/>
              </w:rPr>
            </w:pPr>
            <w:r>
              <w:rPr>
                <w:sz w:val="20"/>
                <w:szCs w:val="20"/>
              </w:rPr>
              <w:t>13 (8,8%)</w:t>
            </w:r>
          </w:p>
        </w:tc>
        <w:tc>
          <w:tcPr>
            <w:tcW w:w="709" w:type="dxa"/>
          </w:tcPr>
          <w:p w14:paraId="5895F928" w14:textId="77777777" w:rsidR="007757AC" w:rsidRPr="000D573F" w:rsidRDefault="007757AC" w:rsidP="007757AC">
            <w:pPr>
              <w:spacing w:before="60" w:after="60"/>
              <w:ind w:right="-69"/>
              <w:rPr>
                <w:sz w:val="20"/>
                <w:szCs w:val="20"/>
              </w:rPr>
            </w:pPr>
            <w:r>
              <w:rPr>
                <w:sz w:val="20"/>
                <w:szCs w:val="20"/>
              </w:rPr>
              <w:t>0.6</w:t>
            </w:r>
          </w:p>
        </w:tc>
        <w:tc>
          <w:tcPr>
            <w:tcW w:w="1559" w:type="dxa"/>
          </w:tcPr>
          <w:p w14:paraId="0C8464D4" w14:textId="5EDD3011" w:rsidR="007757AC" w:rsidRPr="000D573F" w:rsidRDefault="007757AC" w:rsidP="007757AC">
            <w:pPr>
              <w:spacing w:before="60" w:after="60"/>
              <w:ind w:right="-69"/>
              <w:rPr>
                <w:bCs/>
                <w:sz w:val="20"/>
                <w:szCs w:val="20"/>
              </w:rPr>
            </w:pPr>
            <w:r w:rsidRPr="0082583A">
              <w:rPr>
                <w:rFonts w:eastAsia="Helvetica"/>
                <w:color w:val="000000"/>
                <w:sz w:val="20"/>
                <w:szCs w:val="20"/>
              </w:rPr>
              <w:t>10 (9.9%)</w:t>
            </w:r>
          </w:p>
        </w:tc>
        <w:tc>
          <w:tcPr>
            <w:tcW w:w="1560" w:type="dxa"/>
          </w:tcPr>
          <w:p w14:paraId="4E1CBEB4" w14:textId="6689DC88" w:rsidR="007757AC" w:rsidRPr="000D573F" w:rsidRDefault="007757AC" w:rsidP="007757AC">
            <w:pPr>
              <w:spacing w:before="60" w:after="60"/>
              <w:ind w:right="-69"/>
              <w:rPr>
                <w:bCs/>
                <w:sz w:val="20"/>
                <w:szCs w:val="20"/>
              </w:rPr>
            </w:pPr>
            <w:r w:rsidRPr="0082583A">
              <w:rPr>
                <w:rFonts w:eastAsia="Helvetica"/>
                <w:color w:val="000000"/>
                <w:sz w:val="20"/>
                <w:szCs w:val="20"/>
              </w:rPr>
              <w:t>12 (12%)</w:t>
            </w:r>
          </w:p>
        </w:tc>
        <w:tc>
          <w:tcPr>
            <w:tcW w:w="567" w:type="dxa"/>
          </w:tcPr>
          <w:p w14:paraId="3FCCE73E" w14:textId="51DE3DDF"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54DD0E4B" w14:textId="77777777" w:rsidTr="007757AC">
        <w:trPr>
          <w:trHeight w:val="19"/>
        </w:trPr>
        <w:tc>
          <w:tcPr>
            <w:tcW w:w="1985" w:type="dxa"/>
          </w:tcPr>
          <w:p w14:paraId="718004C0" w14:textId="77777777" w:rsidR="007757AC" w:rsidRPr="000D573F" w:rsidRDefault="007757AC" w:rsidP="007757AC">
            <w:pPr>
              <w:spacing w:before="60" w:after="60"/>
              <w:ind w:right="-69"/>
              <w:rPr>
                <w:sz w:val="20"/>
                <w:szCs w:val="20"/>
              </w:rPr>
            </w:pPr>
            <w:r>
              <w:rPr>
                <w:sz w:val="20"/>
                <w:szCs w:val="20"/>
              </w:rPr>
              <w:t>Previous diverticulitis</w:t>
            </w:r>
          </w:p>
        </w:tc>
        <w:tc>
          <w:tcPr>
            <w:tcW w:w="1559" w:type="dxa"/>
          </w:tcPr>
          <w:p w14:paraId="574327AB" w14:textId="77777777" w:rsidR="007757AC" w:rsidRPr="000D573F" w:rsidRDefault="007757AC" w:rsidP="007757AC">
            <w:pPr>
              <w:spacing w:before="60" w:after="60"/>
              <w:ind w:right="-69"/>
              <w:rPr>
                <w:sz w:val="20"/>
                <w:szCs w:val="20"/>
              </w:rPr>
            </w:pPr>
            <w:r w:rsidRPr="001872EE">
              <w:rPr>
                <w:sz w:val="20"/>
                <w:szCs w:val="20"/>
              </w:rPr>
              <w:t>29</w:t>
            </w:r>
            <w:r>
              <w:rPr>
                <w:sz w:val="20"/>
                <w:szCs w:val="20"/>
              </w:rPr>
              <w:t xml:space="preserve"> (</w:t>
            </w:r>
            <w:r w:rsidRPr="001872EE">
              <w:rPr>
                <w:sz w:val="20"/>
                <w:szCs w:val="20"/>
              </w:rPr>
              <w:t>21</w:t>
            </w:r>
            <w:r>
              <w:rPr>
                <w:sz w:val="20"/>
                <w:szCs w:val="20"/>
              </w:rPr>
              <w:t>%)</w:t>
            </w:r>
          </w:p>
        </w:tc>
        <w:tc>
          <w:tcPr>
            <w:tcW w:w="1559" w:type="dxa"/>
          </w:tcPr>
          <w:p w14:paraId="4655B6F1" w14:textId="77777777" w:rsidR="007757AC" w:rsidRPr="000D573F" w:rsidRDefault="007757AC" w:rsidP="007757AC">
            <w:pPr>
              <w:spacing w:before="60" w:after="60"/>
              <w:ind w:right="-69"/>
              <w:rPr>
                <w:sz w:val="20"/>
                <w:szCs w:val="20"/>
              </w:rPr>
            </w:pPr>
            <w:r w:rsidRPr="001872EE">
              <w:rPr>
                <w:sz w:val="20"/>
                <w:szCs w:val="20"/>
              </w:rPr>
              <w:t>41</w:t>
            </w:r>
            <w:r>
              <w:rPr>
                <w:sz w:val="20"/>
                <w:szCs w:val="20"/>
              </w:rPr>
              <w:t xml:space="preserve"> (</w:t>
            </w:r>
            <w:r w:rsidRPr="001872EE">
              <w:rPr>
                <w:sz w:val="20"/>
                <w:szCs w:val="20"/>
              </w:rPr>
              <w:t>27,9</w:t>
            </w:r>
            <w:r>
              <w:rPr>
                <w:sz w:val="20"/>
                <w:szCs w:val="20"/>
              </w:rPr>
              <w:t xml:space="preserve">%) </w:t>
            </w:r>
          </w:p>
        </w:tc>
        <w:tc>
          <w:tcPr>
            <w:tcW w:w="709" w:type="dxa"/>
          </w:tcPr>
          <w:p w14:paraId="61582400" w14:textId="77777777" w:rsidR="007757AC" w:rsidRPr="000D573F" w:rsidRDefault="007757AC" w:rsidP="007757AC">
            <w:pPr>
              <w:spacing w:before="60" w:after="60"/>
              <w:ind w:right="-69"/>
              <w:rPr>
                <w:sz w:val="20"/>
                <w:szCs w:val="20"/>
              </w:rPr>
            </w:pPr>
            <w:r w:rsidRPr="001872EE">
              <w:rPr>
                <w:sz w:val="20"/>
                <w:szCs w:val="20"/>
              </w:rPr>
              <w:t>0.2</w:t>
            </w:r>
          </w:p>
        </w:tc>
        <w:tc>
          <w:tcPr>
            <w:tcW w:w="1559" w:type="dxa"/>
          </w:tcPr>
          <w:p w14:paraId="0D69F5C9" w14:textId="4E65C755" w:rsidR="007757AC" w:rsidRPr="000D573F" w:rsidRDefault="007757AC" w:rsidP="007757AC">
            <w:pPr>
              <w:spacing w:before="60" w:after="60"/>
              <w:ind w:right="-69"/>
              <w:rPr>
                <w:bCs/>
                <w:sz w:val="20"/>
                <w:szCs w:val="20"/>
              </w:rPr>
            </w:pPr>
            <w:r w:rsidRPr="0082583A">
              <w:rPr>
                <w:rFonts w:eastAsia="Helvetica"/>
                <w:color w:val="000000"/>
                <w:sz w:val="20"/>
                <w:szCs w:val="20"/>
              </w:rPr>
              <w:t>23 (24%)</w:t>
            </w:r>
          </w:p>
        </w:tc>
        <w:tc>
          <w:tcPr>
            <w:tcW w:w="1560" w:type="dxa"/>
          </w:tcPr>
          <w:p w14:paraId="3506D512" w14:textId="319CF593" w:rsidR="007757AC" w:rsidRPr="000D573F" w:rsidRDefault="007757AC" w:rsidP="007757AC">
            <w:pPr>
              <w:spacing w:before="60" w:after="60"/>
              <w:ind w:right="-69"/>
              <w:rPr>
                <w:bCs/>
                <w:sz w:val="20"/>
                <w:szCs w:val="20"/>
              </w:rPr>
            </w:pPr>
            <w:r w:rsidRPr="0082583A">
              <w:rPr>
                <w:rFonts w:eastAsia="Helvetica"/>
                <w:color w:val="000000"/>
                <w:sz w:val="20"/>
                <w:szCs w:val="20"/>
              </w:rPr>
              <w:t>28 (29%)</w:t>
            </w:r>
          </w:p>
        </w:tc>
        <w:tc>
          <w:tcPr>
            <w:tcW w:w="567" w:type="dxa"/>
          </w:tcPr>
          <w:p w14:paraId="6228DE17" w14:textId="6D85DF3E" w:rsidR="007757AC" w:rsidRPr="000D573F" w:rsidRDefault="007757AC" w:rsidP="007757AC">
            <w:pPr>
              <w:spacing w:before="60" w:after="60"/>
              <w:ind w:right="-69"/>
              <w:rPr>
                <w:bCs/>
                <w:sz w:val="20"/>
                <w:szCs w:val="20"/>
              </w:rPr>
            </w:pPr>
            <w:r w:rsidRPr="0082583A">
              <w:rPr>
                <w:rFonts w:eastAsia="Helvetica"/>
                <w:color w:val="000000"/>
                <w:sz w:val="20"/>
                <w:szCs w:val="20"/>
              </w:rPr>
              <w:t>0.5</w:t>
            </w:r>
          </w:p>
        </w:tc>
      </w:tr>
      <w:tr w:rsidR="008E5FA3" w:rsidRPr="000D573F" w14:paraId="2ACFE422" w14:textId="77777777" w:rsidTr="007757AC">
        <w:trPr>
          <w:trHeight w:val="19"/>
        </w:trPr>
        <w:tc>
          <w:tcPr>
            <w:tcW w:w="1985" w:type="dxa"/>
          </w:tcPr>
          <w:p w14:paraId="3F7A2957" w14:textId="77777777" w:rsidR="008E5FA3" w:rsidRPr="001872EE" w:rsidRDefault="008E5FA3" w:rsidP="005D028E">
            <w:pPr>
              <w:spacing w:before="60" w:after="60"/>
              <w:ind w:right="-69"/>
              <w:rPr>
                <w:b/>
                <w:bCs/>
                <w:sz w:val="20"/>
                <w:szCs w:val="20"/>
              </w:rPr>
            </w:pPr>
            <w:r w:rsidRPr="001872EE">
              <w:rPr>
                <w:b/>
                <w:bCs/>
                <w:sz w:val="20"/>
                <w:szCs w:val="20"/>
              </w:rPr>
              <w:t>Actual diverticulitis</w:t>
            </w:r>
          </w:p>
        </w:tc>
        <w:tc>
          <w:tcPr>
            <w:tcW w:w="1559" w:type="dxa"/>
          </w:tcPr>
          <w:p w14:paraId="4C90BD21" w14:textId="77777777" w:rsidR="008E5FA3" w:rsidRPr="000D573F" w:rsidRDefault="008E5FA3" w:rsidP="005D028E">
            <w:pPr>
              <w:spacing w:before="60" w:after="60"/>
              <w:ind w:right="-69"/>
              <w:rPr>
                <w:sz w:val="20"/>
                <w:szCs w:val="20"/>
              </w:rPr>
            </w:pPr>
          </w:p>
        </w:tc>
        <w:tc>
          <w:tcPr>
            <w:tcW w:w="1559" w:type="dxa"/>
          </w:tcPr>
          <w:p w14:paraId="67B4829D" w14:textId="77777777" w:rsidR="008E5FA3" w:rsidRPr="000D573F" w:rsidRDefault="008E5FA3" w:rsidP="005D028E">
            <w:pPr>
              <w:spacing w:before="60" w:after="60"/>
              <w:ind w:right="-69"/>
              <w:rPr>
                <w:sz w:val="20"/>
                <w:szCs w:val="20"/>
              </w:rPr>
            </w:pPr>
          </w:p>
        </w:tc>
        <w:tc>
          <w:tcPr>
            <w:tcW w:w="709" w:type="dxa"/>
          </w:tcPr>
          <w:p w14:paraId="1303A2E5" w14:textId="77777777" w:rsidR="008E5FA3" w:rsidRPr="000D573F" w:rsidRDefault="008E5FA3" w:rsidP="005D028E">
            <w:pPr>
              <w:spacing w:before="60" w:after="60"/>
              <w:ind w:right="-69"/>
              <w:rPr>
                <w:sz w:val="20"/>
                <w:szCs w:val="20"/>
              </w:rPr>
            </w:pPr>
          </w:p>
        </w:tc>
        <w:tc>
          <w:tcPr>
            <w:tcW w:w="1559" w:type="dxa"/>
          </w:tcPr>
          <w:p w14:paraId="0D8CE736" w14:textId="77777777" w:rsidR="008E5FA3" w:rsidRPr="000D573F" w:rsidRDefault="008E5FA3" w:rsidP="005D028E">
            <w:pPr>
              <w:spacing w:before="60" w:after="60"/>
              <w:ind w:right="-69"/>
              <w:rPr>
                <w:bCs/>
                <w:sz w:val="20"/>
                <w:szCs w:val="20"/>
              </w:rPr>
            </w:pPr>
          </w:p>
        </w:tc>
        <w:tc>
          <w:tcPr>
            <w:tcW w:w="1560" w:type="dxa"/>
          </w:tcPr>
          <w:p w14:paraId="718EC90C" w14:textId="77777777" w:rsidR="008E5FA3" w:rsidRPr="000D573F" w:rsidRDefault="008E5FA3" w:rsidP="005D028E">
            <w:pPr>
              <w:spacing w:before="60" w:after="60"/>
              <w:ind w:right="-69"/>
              <w:rPr>
                <w:bCs/>
                <w:sz w:val="20"/>
                <w:szCs w:val="20"/>
              </w:rPr>
            </w:pPr>
          </w:p>
        </w:tc>
        <w:tc>
          <w:tcPr>
            <w:tcW w:w="567" w:type="dxa"/>
          </w:tcPr>
          <w:p w14:paraId="0DC3C7AD" w14:textId="77777777" w:rsidR="008E5FA3" w:rsidRPr="000D573F" w:rsidRDefault="008E5FA3" w:rsidP="005D028E">
            <w:pPr>
              <w:spacing w:before="60" w:after="60"/>
              <w:ind w:right="-69"/>
              <w:rPr>
                <w:bCs/>
                <w:sz w:val="20"/>
                <w:szCs w:val="20"/>
              </w:rPr>
            </w:pPr>
          </w:p>
        </w:tc>
      </w:tr>
      <w:tr w:rsidR="008E5FA3" w:rsidRPr="000D573F" w14:paraId="03609F09" w14:textId="77777777" w:rsidTr="007757AC">
        <w:trPr>
          <w:trHeight w:val="19"/>
        </w:trPr>
        <w:tc>
          <w:tcPr>
            <w:tcW w:w="1985" w:type="dxa"/>
          </w:tcPr>
          <w:p w14:paraId="046FAD3E" w14:textId="77777777" w:rsidR="008E5FA3" w:rsidRPr="000D573F" w:rsidRDefault="008E5FA3" w:rsidP="005D028E">
            <w:pPr>
              <w:spacing w:before="60" w:after="60"/>
              <w:ind w:right="-69"/>
              <w:rPr>
                <w:sz w:val="20"/>
                <w:szCs w:val="20"/>
              </w:rPr>
            </w:pPr>
            <w:r>
              <w:rPr>
                <w:sz w:val="20"/>
                <w:szCs w:val="20"/>
              </w:rPr>
              <w:t>Hinchey Score</w:t>
            </w:r>
          </w:p>
        </w:tc>
        <w:tc>
          <w:tcPr>
            <w:tcW w:w="1559" w:type="dxa"/>
          </w:tcPr>
          <w:p w14:paraId="4B55E28A" w14:textId="77777777" w:rsidR="008E5FA3" w:rsidRPr="000D573F" w:rsidRDefault="008E5FA3" w:rsidP="005D028E">
            <w:pPr>
              <w:spacing w:before="60" w:after="60"/>
              <w:ind w:right="-69"/>
              <w:rPr>
                <w:sz w:val="20"/>
                <w:szCs w:val="20"/>
              </w:rPr>
            </w:pPr>
          </w:p>
        </w:tc>
        <w:tc>
          <w:tcPr>
            <w:tcW w:w="1559" w:type="dxa"/>
          </w:tcPr>
          <w:p w14:paraId="38E098C2" w14:textId="77777777" w:rsidR="008E5FA3" w:rsidRPr="000D573F" w:rsidRDefault="008E5FA3" w:rsidP="005D028E">
            <w:pPr>
              <w:spacing w:before="60" w:after="60"/>
              <w:ind w:right="-69"/>
              <w:rPr>
                <w:sz w:val="20"/>
                <w:szCs w:val="20"/>
              </w:rPr>
            </w:pPr>
          </w:p>
        </w:tc>
        <w:tc>
          <w:tcPr>
            <w:tcW w:w="709" w:type="dxa"/>
          </w:tcPr>
          <w:p w14:paraId="1B510F0A" w14:textId="77777777" w:rsidR="008E5FA3" w:rsidRPr="000D573F" w:rsidRDefault="008E5FA3" w:rsidP="005D028E">
            <w:pPr>
              <w:spacing w:before="60" w:after="60"/>
              <w:ind w:right="-69"/>
              <w:rPr>
                <w:sz w:val="20"/>
                <w:szCs w:val="20"/>
              </w:rPr>
            </w:pPr>
          </w:p>
        </w:tc>
        <w:tc>
          <w:tcPr>
            <w:tcW w:w="1559" w:type="dxa"/>
          </w:tcPr>
          <w:p w14:paraId="0FBAADD4" w14:textId="77777777" w:rsidR="008E5FA3" w:rsidRPr="000D573F" w:rsidRDefault="008E5FA3" w:rsidP="005D028E">
            <w:pPr>
              <w:spacing w:before="60" w:after="60"/>
              <w:ind w:right="-69"/>
              <w:rPr>
                <w:bCs/>
                <w:sz w:val="20"/>
                <w:szCs w:val="20"/>
              </w:rPr>
            </w:pPr>
          </w:p>
        </w:tc>
        <w:tc>
          <w:tcPr>
            <w:tcW w:w="1560" w:type="dxa"/>
          </w:tcPr>
          <w:p w14:paraId="07AB6487" w14:textId="77777777" w:rsidR="008E5FA3" w:rsidRPr="000D573F" w:rsidRDefault="008E5FA3" w:rsidP="005D028E">
            <w:pPr>
              <w:spacing w:before="60" w:after="60"/>
              <w:ind w:right="-69"/>
              <w:rPr>
                <w:bCs/>
                <w:sz w:val="20"/>
                <w:szCs w:val="20"/>
              </w:rPr>
            </w:pPr>
          </w:p>
        </w:tc>
        <w:tc>
          <w:tcPr>
            <w:tcW w:w="567" w:type="dxa"/>
          </w:tcPr>
          <w:p w14:paraId="553C3F98" w14:textId="77777777" w:rsidR="008E5FA3" w:rsidRPr="000D573F" w:rsidRDefault="008E5FA3" w:rsidP="005D028E">
            <w:pPr>
              <w:spacing w:before="60" w:after="60"/>
              <w:ind w:right="-69"/>
              <w:rPr>
                <w:bCs/>
                <w:sz w:val="20"/>
                <w:szCs w:val="20"/>
              </w:rPr>
            </w:pPr>
          </w:p>
        </w:tc>
      </w:tr>
      <w:tr w:rsidR="007757AC" w:rsidRPr="000D573F" w14:paraId="6B975B2B" w14:textId="77777777" w:rsidTr="007757AC">
        <w:trPr>
          <w:trHeight w:val="19"/>
        </w:trPr>
        <w:tc>
          <w:tcPr>
            <w:tcW w:w="1985" w:type="dxa"/>
          </w:tcPr>
          <w:p w14:paraId="2CC1D691" w14:textId="77777777" w:rsidR="007757AC" w:rsidRPr="000D573F" w:rsidRDefault="007757AC" w:rsidP="007757AC">
            <w:pPr>
              <w:spacing w:before="60" w:after="60"/>
              <w:ind w:left="319" w:right="-69"/>
              <w:rPr>
                <w:sz w:val="20"/>
                <w:szCs w:val="20"/>
              </w:rPr>
            </w:pPr>
            <w:r>
              <w:rPr>
                <w:sz w:val="20"/>
                <w:szCs w:val="20"/>
              </w:rPr>
              <w:t>III</w:t>
            </w:r>
          </w:p>
        </w:tc>
        <w:tc>
          <w:tcPr>
            <w:tcW w:w="1559" w:type="dxa"/>
          </w:tcPr>
          <w:p w14:paraId="2351384B" w14:textId="77777777" w:rsidR="007757AC" w:rsidRPr="000D573F" w:rsidRDefault="007757AC" w:rsidP="007757AC">
            <w:pPr>
              <w:spacing w:before="60" w:after="60"/>
              <w:ind w:right="-69"/>
              <w:rPr>
                <w:sz w:val="20"/>
                <w:szCs w:val="20"/>
              </w:rPr>
            </w:pPr>
            <w:r>
              <w:rPr>
                <w:sz w:val="20"/>
                <w:szCs w:val="20"/>
              </w:rPr>
              <w:t>87 (63%)</w:t>
            </w:r>
          </w:p>
        </w:tc>
        <w:tc>
          <w:tcPr>
            <w:tcW w:w="1559" w:type="dxa"/>
          </w:tcPr>
          <w:p w14:paraId="7DE950E3" w14:textId="77777777" w:rsidR="007757AC" w:rsidRPr="000D573F" w:rsidRDefault="007757AC" w:rsidP="007757AC">
            <w:pPr>
              <w:spacing w:before="60" w:after="60"/>
              <w:ind w:right="-69"/>
              <w:rPr>
                <w:sz w:val="20"/>
                <w:szCs w:val="20"/>
              </w:rPr>
            </w:pPr>
            <w:r>
              <w:rPr>
                <w:sz w:val="20"/>
                <w:szCs w:val="20"/>
              </w:rPr>
              <w:t>113 (76,9%)</w:t>
            </w:r>
          </w:p>
        </w:tc>
        <w:tc>
          <w:tcPr>
            <w:tcW w:w="709" w:type="dxa"/>
          </w:tcPr>
          <w:p w14:paraId="7AD104C7" w14:textId="77777777" w:rsidR="007757AC" w:rsidRPr="000D573F" w:rsidRDefault="007757AC" w:rsidP="007757AC">
            <w:pPr>
              <w:spacing w:before="60" w:after="60"/>
              <w:ind w:right="-69"/>
              <w:rPr>
                <w:sz w:val="20"/>
                <w:szCs w:val="20"/>
              </w:rPr>
            </w:pPr>
            <w:r>
              <w:rPr>
                <w:sz w:val="20"/>
                <w:szCs w:val="20"/>
              </w:rPr>
              <w:t>0.01*</w:t>
            </w:r>
          </w:p>
        </w:tc>
        <w:tc>
          <w:tcPr>
            <w:tcW w:w="1559" w:type="dxa"/>
          </w:tcPr>
          <w:p w14:paraId="3FB15149" w14:textId="6CAD738D" w:rsidR="007757AC" w:rsidRPr="000D573F" w:rsidRDefault="007757AC" w:rsidP="007757AC">
            <w:pPr>
              <w:spacing w:before="60" w:after="60"/>
              <w:ind w:right="-69"/>
              <w:rPr>
                <w:bCs/>
                <w:sz w:val="20"/>
                <w:szCs w:val="20"/>
              </w:rPr>
            </w:pPr>
            <w:r w:rsidRPr="0082583A">
              <w:rPr>
                <w:rFonts w:eastAsia="Helvetica"/>
                <w:color w:val="000000"/>
                <w:sz w:val="20"/>
                <w:szCs w:val="20"/>
              </w:rPr>
              <w:t>70 (69%)</w:t>
            </w:r>
          </w:p>
        </w:tc>
        <w:tc>
          <w:tcPr>
            <w:tcW w:w="1560" w:type="dxa"/>
          </w:tcPr>
          <w:p w14:paraId="10883544" w14:textId="5536C6EE" w:rsidR="007757AC" w:rsidRPr="000D573F" w:rsidRDefault="007757AC" w:rsidP="007757AC">
            <w:pPr>
              <w:spacing w:before="60" w:after="60"/>
              <w:ind w:right="-69"/>
              <w:rPr>
                <w:bCs/>
                <w:sz w:val="20"/>
                <w:szCs w:val="20"/>
              </w:rPr>
            </w:pPr>
            <w:r w:rsidRPr="0082583A">
              <w:rPr>
                <w:rFonts w:eastAsia="Helvetica"/>
                <w:color w:val="000000"/>
                <w:sz w:val="20"/>
                <w:szCs w:val="20"/>
              </w:rPr>
              <w:t>72 (71%)</w:t>
            </w:r>
          </w:p>
        </w:tc>
        <w:tc>
          <w:tcPr>
            <w:tcW w:w="567" w:type="dxa"/>
          </w:tcPr>
          <w:p w14:paraId="547019B7" w14:textId="317A8914"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4A137758" w14:textId="77777777" w:rsidTr="007757AC">
        <w:trPr>
          <w:trHeight w:val="19"/>
        </w:trPr>
        <w:tc>
          <w:tcPr>
            <w:tcW w:w="1985" w:type="dxa"/>
          </w:tcPr>
          <w:p w14:paraId="28916AB9" w14:textId="77777777" w:rsidR="007757AC" w:rsidRPr="000D573F" w:rsidRDefault="007757AC" w:rsidP="007757AC">
            <w:pPr>
              <w:spacing w:before="60" w:after="60"/>
              <w:ind w:left="319" w:right="-69"/>
              <w:rPr>
                <w:sz w:val="20"/>
                <w:szCs w:val="20"/>
              </w:rPr>
            </w:pPr>
            <w:r>
              <w:rPr>
                <w:sz w:val="20"/>
                <w:szCs w:val="20"/>
              </w:rPr>
              <w:t>IV</w:t>
            </w:r>
          </w:p>
        </w:tc>
        <w:tc>
          <w:tcPr>
            <w:tcW w:w="1559" w:type="dxa"/>
          </w:tcPr>
          <w:p w14:paraId="6DB7F679" w14:textId="77777777" w:rsidR="007757AC" w:rsidRPr="000D573F" w:rsidRDefault="007757AC" w:rsidP="007757AC">
            <w:pPr>
              <w:spacing w:before="60" w:after="60"/>
              <w:ind w:right="-69"/>
              <w:rPr>
                <w:sz w:val="20"/>
                <w:szCs w:val="20"/>
              </w:rPr>
            </w:pPr>
            <w:r>
              <w:rPr>
                <w:sz w:val="20"/>
                <w:szCs w:val="20"/>
              </w:rPr>
              <w:t>51 (37%)</w:t>
            </w:r>
          </w:p>
        </w:tc>
        <w:tc>
          <w:tcPr>
            <w:tcW w:w="1559" w:type="dxa"/>
          </w:tcPr>
          <w:p w14:paraId="457773CC" w14:textId="77777777" w:rsidR="007757AC" w:rsidRPr="000D573F" w:rsidRDefault="007757AC" w:rsidP="007757AC">
            <w:pPr>
              <w:spacing w:before="60" w:after="60"/>
              <w:ind w:right="-69"/>
              <w:rPr>
                <w:sz w:val="20"/>
                <w:szCs w:val="20"/>
              </w:rPr>
            </w:pPr>
            <w:r>
              <w:rPr>
                <w:sz w:val="20"/>
                <w:szCs w:val="20"/>
              </w:rPr>
              <w:t>34 (23,1%)</w:t>
            </w:r>
          </w:p>
        </w:tc>
        <w:tc>
          <w:tcPr>
            <w:tcW w:w="709" w:type="dxa"/>
          </w:tcPr>
          <w:p w14:paraId="12A22BE9" w14:textId="77777777" w:rsidR="007757AC" w:rsidRPr="000D573F" w:rsidRDefault="007757AC" w:rsidP="007757AC">
            <w:pPr>
              <w:spacing w:before="60" w:after="60"/>
              <w:ind w:right="-69"/>
              <w:rPr>
                <w:sz w:val="20"/>
                <w:szCs w:val="20"/>
              </w:rPr>
            </w:pPr>
            <w:r>
              <w:rPr>
                <w:sz w:val="20"/>
                <w:szCs w:val="20"/>
              </w:rPr>
              <w:t>0.01*</w:t>
            </w:r>
          </w:p>
        </w:tc>
        <w:tc>
          <w:tcPr>
            <w:tcW w:w="1559" w:type="dxa"/>
          </w:tcPr>
          <w:p w14:paraId="727B321A" w14:textId="44E99E54" w:rsidR="007757AC" w:rsidRPr="000D573F" w:rsidRDefault="007757AC" w:rsidP="007757AC">
            <w:pPr>
              <w:spacing w:before="60" w:after="60"/>
              <w:ind w:right="-69"/>
              <w:rPr>
                <w:bCs/>
                <w:sz w:val="20"/>
                <w:szCs w:val="20"/>
              </w:rPr>
            </w:pPr>
            <w:r w:rsidRPr="0082583A">
              <w:rPr>
                <w:rFonts w:eastAsia="Helvetica"/>
                <w:color w:val="000000"/>
                <w:sz w:val="20"/>
                <w:szCs w:val="20"/>
              </w:rPr>
              <w:t>31 (31%)</w:t>
            </w:r>
          </w:p>
        </w:tc>
        <w:tc>
          <w:tcPr>
            <w:tcW w:w="1560" w:type="dxa"/>
          </w:tcPr>
          <w:p w14:paraId="7B3E12F1" w14:textId="516BE317" w:rsidR="007757AC" w:rsidRPr="000D573F" w:rsidRDefault="007757AC" w:rsidP="007757AC">
            <w:pPr>
              <w:spacing w:before="60" w:after="60"/>
              <w:ind w:right="-69"/>
              <w:rPr>
                <w:bCs/>
                <w:sz w:val="20"/>
                <w:szCs w:val="20"/>
              </w:rPr>
            </w:pPr>
            <w:r w:rsidRPr="0082583A">
              <w:rPr>
                <w:rFonts w:eastAsia="Helvetica"/>
                <w:color w:val="000000"/>
                <w:sz w:val="20"/>
                <w:szCs w:val="20"/>
              </w:rPr>
              <w:t>29 (29%)</w:t>
            </w:r>
          </w:p>
        </w:tc>
        <w:tc>
          <w:tcPr>
            <w:tcW w:w="567" w:type="dxa"/>
          </w:tcPr>
          <w:p w14:paraId="17699F5D" w14:textId="32F3DCBF"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414782A7" w14:textId="77777777" w:rsidTr="007757AC">
        <w:trPr>
          <w:trHeight w:val="19"/>
        </w:trPr>
        <w:tc>
          <w:tcPr>
            <w:tcW w:w="1985" w:type="dxa"/>
          </w:tcPr>
          <w:p w14:paraId="67D64C86" w14:textId="77777777" w:rsidR="007757AC" w:rsidRPr="000D573F" w:rsidRDefault="007757AC" w:rsidP="007757AC">
            <w:pPr>
              <w:spacing w:before="60" w:after="60"/>
              <w:ind w:right="-78"/>
              <w:rPr>
                <w:sz w:val="20"/>
                <w:szCs w:val="20"/>
              </w:rPr>
            </w:pPr>
            <w:r>
              <w:rPr>
                <w:sz w:val="20"/>
                <w:szCs w:val="20"/>
              </w:rPr>
              <w:t>Associated hemorrhage</w:t>
            </w:r>
          </w:p>
        </w:tc>
        <w:tc>
          <w:tcPr>
            <w:tcW w:w="1559" w:type="dxa"/>
          </w:tcPr>
          <w:p w14:paraId="23429D8D" w14:textId="77777777" w:rsidR="007757AC" w:rsidRPr="000D573F" w:rsidRDefault="007757AC" w:rsidP="007757AC">
            <w:pPr>
              <w:spacing w:before="60" w:after="60"/>
              <w:ind w:right="-69"/>
              <w:rPr>
                <w:sz w:val="20"/>
                <w:szCs w:val="20"/>
              </w:rPr>
            </w:pPr>
            <w:r w:rsidRPr="00543D08">
              <w:rPr>
                <w:sz w:val="20"/>
                <w:szCs w:val="20"/>
              </w:rPr>
              <w:t>1</w:t>
            </w:r>
            <w:r>
              <w:rPr>
                <w:sz w:val="20"/>
                <w:szCs w:val="20"/>
              </w:rPr>
              <w:t xml:space="preserve"> (</w:t>
            </w:r>
            <w:r w:rsidRPr="00543D08">
              <w:rPr>
                <w:sz w:val="20"/>
                <w:szCs w:val="20"/>
              </w:rPr>
              <w:t>0,7</w:t>
            </w:r>
            <w:r>
              <w:rPr>
                <w:sz w:val="20"/>
                <w:szCs w:val="20"/>
              </w:rPr>
              <w:t xml:space="preserve">%) </w:t>
            </w:r>
          </w:p>
        </w:tc>
        <w:tc>
          <w:tcPr>
            <w:tcW w:w="1559" w:type="dxa"/>
          </w:tcPr>
          <w:p w14:paraId="4DA30124" w14:textId="77777777" w:rsidR="007757AC" w:rsidRPr="000D573F" w:rsidRDefault="007757AC" w:rsidP="007757AC">
            <w:pPr>
              <w:spacing w:before="60" w:after="60"/>
              <w:ind w:right="-69"/>
              <w:rPr>
                <w:sz w:val="20"/>
                <w:szCs w:val="20"/>
              </w:rPr>
            </w:pPr>
            <w:r w:rsidRPr="00543D08">
              <w:rPr>
                <w:sz w:val="20"/>
                <w:szCs w:val="20"/>
              </w:rPr>
              <w:t>0</w:t>
            </w:r>
            <w:r>
              <w:rPr>
                <w:sz w:val="20"/>
                <w:szCs w:val="20"/>
              </w:rPr>
              <w:t xml:space="preserve"> (0%)</w:t>
            </w:r>
          </w:p>
        </w:tc>
        <w:tc>
          <w:tcPr>
            <w:tcW w:w="709" w:type="dxa"/>
          </w:tcPr>
          <w:p w14:paraId="016F9088" w14:textId="77777777" w:rsidR="007757AC" w:rsidRPr="000D573F" w:rsidRDefault="007757AC" w:rsidP="007757AC">
            <w:pPr>
              <w:spacing w:before="60" w:after="60"/>
              <w:ind w:right="-69"/>
              <w:rPr>
                <w:sz w:val="20"/>
                <w:szCs w:val="20"/>
              </w:rPr>
            </w:pPr>
            <w:r>
              <w:rPr>
                <w:sz w:val="20"/>
                <w:szCs w:val="20"/>
              </w:rPr>
              <w:t>0.5</w:t>
            </w:r>
          </w:p>
        </w:tc>
        <w:tc>
          <w:tcPr>
            <w:tcW w:w="1559" w:type="dxa"/>
          </w:tcPr>
          <w:p w14:paraId="30086BB4" w14:textId="363CC48A"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1560" w:type="dxa"/>
          </w:tcPr>
          <w:p w14:paraId="4E189801" w14:textId="544CC231" w:rsidR="007757AC" w:rsidRPr="000D573F" w:rsidRDefault="007757AC" w:rsidP="007757AC">
            <w:pPr>
              <w:spacing w:before="60" w:after="60"/>
              <w:ind w:right="-69"/>
              <w:rPr>
                <w:bCs/>
                <w:sz w:val="20"/>
                <w:szCs w:val="20"/>
              </w:rPr>
            </w:pPr>
            <w:r w:rsidRPr="0082583A">
              <w:rPr>
                <w:rFonts w:eastAsia="Helvetica"/>
                <w:color w:val="000000"/>
                <w:sz w:val="20"/>
                <w:szCs w:val="20"/>
              </w:rPr>
              <w:t>0 (0%)</w:t>
            </w:r>
          </w:p>
        </w:tc>
        <w:tc>
          <w:tcPr>
            <w:tcW w:w="567" w:type="dxa"/>
          </w:tcPr>
          <w:p w14:paraId="208C4BE0" w14:textId="77777777" w:rsidR="007757AC" w:rsidRPr="000D573F" w:rsidRDefault="007757AC" w:rsidP="007757AC">
            <w:pPr>
              <w:spacing w:before="60" w:after="60"/>
              <w:ind w:right="-69"/>
              <w:rPr>
                <w:bCs/>
                <w:sz w:val="20"/>
                <w:szCs w:val="20"/>
              </w:rPr>
            </w:pPr>
          </w:p>
        </w:tc>
      </w:tr>
      <w:tr w:rsidR="007757AC" w:rsidRPr="000D573F" w14:paraId="52A686AB" w14:textId="77777777" w:rsidTr="007757AC">
        <w:trPr>
          <w:trHeight w:val="19"/>
        </w:trPr>
        <w:tc>
          <w:tcPr>
            <w:tcW w:w="1985" w:type="dxa"/>
          </w:tcPr>
          <w:p w14:paraId="6F6C15EF" w14:textId="77777777" w:rsidR="007757AC" w:rsidRDefault="007757AC" w:rsidP="007757AC">
            <w:pPr>
              <w:spacing w:before="60" w:after="60"/>
              <w:ind w:right="-78"/>
              <w:rPr>
                <w:sz w:val="20"/>
                <w:szCs w:val="20"/>
              </w:rPr>
            </w:pPr>
            <w:r>
              <w:rPr>
                <w:sz w:val="20"/>
                <w:szCs w:val="20"/>
              </w:rPr>
              <w:t>Associated occlusion</w:t>
            </w:r>
          </w:p>
        </w:tc>
        <w:tc>
          <w:tcPr>
            <w:tcW w:w="1559" w:type="dxa"/>
          </w:tcPr>
          <w:p w14:paraId="209266CA" w14:textId="77777777" w:rsidR="007757AC" w:rsidRPr="00543D08" w:rsidRDefault="007757AC" w:rsidP="007757AC">
            <w:pPr>
              <w:spacing w:before="60" w:after="60"/>
              <w:ind w:right="-69"/>
              <w:rPr>
                <w:sz w:val="20"/>
                <w:szCs w:val="20"/>
              </w:rPr>
            </w:pPr>
            <w:r w:rsidRPr="00543D08">
              <w:rPr>
                <w:sz w:val="20"/>
                <w:szCs w:val="20"/>
              </w:rPr>
              <w:t>7</w:t>
            </w:r>
            <w:r>
              <w:rPr>
                <w:sz w:val="20"/>
                <w:szCs w:val="20"/>
              </w:rPr>
              <w:t xml:space="preserve"> (</w:t>
            </w:r>
            <w:r w:rsidRPr="00543D08">
              <w:rPr>
                <w:sz w:val="20"/>
                <w:szCs w:val="20"/>
              </w:rPr>
              <w:t>5,1</w:t>
            </w:r>
            <w:r>
              <w:rPr>
                <w:sz w:val="20"/>
                <w:szCs w:val="20"/>
              </w:rPr>
              <w:t>%)</w:t>
            </w:r>
          </w:p>
        </w:tc>
        <w:tc>
          <w:tcPr>
            <w:tcW w:w="1559" w:type="dxa"/>
          </w:tcPr>
          <w:p w14:paraId="2B7E1BB1" w14:textId="77777777" w:rsidR="007757AC" w:rsidRPr="00543D08" w:rsidRDefault="007757AC" w:rsidP="007757AC">
            <w:pPr>
              <w:spacing w:before="60" w:after="60"/>
              <w:ind w:right="-69"/>
              <w:rPr>
                <w:sz w:val="20"/>
                <w:szCs w:val="20"/>
              </w:rPr>
            </w:pPr>
            <w:r w:rsidRPr="00543D08">
              <w:rPr>
                <w:sz w:val="20"/>
                <w:szCs w:val="20"/>
              </w:rPr>
              <w:t>10</w:t>
            </w:r>
            <w:r>
              <w:rPr>
                <w:sz w:val="20"/>
                <w:szCs w:val="20"/>
              </w:rPr>
              <w:t xml:space="preserve"> (6,8%)</w:t>
            </w:r>
          </w:p>
        </w:tc>
        <w:tc>
          <w:tcPr>
            <w:tcW w:w="709" w:type="dxa"/>
          </w:tcPr>
          <w:p w14:paraId="1FF913A5" w14:textId="77777777" w:rsidR="007757AC" w:rsidRDefault="007757AC" w:rsidP="007757AC">
            <w:pPr>
              <w:spacing w:before="60" w:after="60"/>
              <w:ind w:right="-69"/>
              <w:rPr>
                <w:sz w:val="20"/>
                <w:szCs w:val="20"/>
              </w:rPr>
            </w:pPr>
            <w:r w:rsidRPr="00543D08">
              <w:rPr>
                <w:sz w:val="20"/>
                <w:szCs w:val="20"/>
              </w:rPr>
              <w:t>0.5</w:t>
            </w:r>
          </w:p>
        </w:tc>
        <w:tc>
          <w:tcPr>
            <w:tcW w:w="1559" w:type="dxa"/>
          </w:tcPr>
          <w:p w14:paraId="31735937" w14:textId="1558BA64" w:rsidR="007757AC" w:rsidRPr="000D573F" w:rsidRDefault="007757AC" w:rsidP="007757AC">
            <w:pPr>
              <w:spacing w:before="60" w:after="60"/>
              <w:ind w:right="-69"/>
              <w:rPr>
                <w:bCs/>
                <w:sz w:val="20"/>
                <w:szCs w:val="20"/>
              </w:rPr>
            </w:pPr>
            <w:r w:rsidRPr="0082583A">
              <w:rPr>
                <w:rFonts w:eastAsia="Helvetica"/>
                <w:color w:val="000000"/>
                <w:sz w:val="20"/>
                <w:szCs w:val="20"/>
              </w:rPr>
              <w:t>6 (</w:t>
            </w:r>
            <w:r>
              <w:rPr>
                <w:rFonts w:eastAsia="Helvetica"/>
                <w:color w:val="000000"/>
                <w:sz w:val="20"/>
                <w:szCs w:val="20"/>
              </w:rPr>
              <w:t>5.9</w:t>
            </w:r>
            <w:r w:rsidRPr="0082583A">
              <w:rPr>
                <w:rFonts w:eastAsia="Helvetica"/>
                <w:color w:val="000000"/>
                <w:sz w:val="20"/>
                <w:szCs w:val="20"/>
              </w:rPr>
              <w:t>%)</w:t>
            </w:r>
          </w:p>
        </w:tc>
        <w:tc>
          <w:tcPr>
            <w:tcW w:w="1560" w:type="dxa"/>
          </w:tcPr>
          <w:p w14:paraId="31325644" w14:textId="19C54646" w:rsidR="007757AC" w:rsidRPr="000D573F" w:rsidRDefault="007757AC" w:rsidP="007757AC">
            <w:pPr>
              <w:spacing w:before="60" w:after="60"/>
              <w:ind w:right="-69"/>
              <w:rPr>
                <w:bCs/>
                <w:sz w:val="20"/>
                <w:szCs w:val="20"/>
              </w:rPr>
            </w:pPr>
            <w:r w:rsidRPr="0082583A">
              <w:rPr>
                <w:rFonts w:eastAsia="Helvetica"/>
                <w:color w:val="000000"/>
                <w:sz w:val="20"/>
                <w:szCs w:val="20"/>
              </w:rPr>
              <w:t>6 (</w:t>
            </w:r>
            <w:r>
              <w:rPr>
                <w:rFonts w:eastAsia="Helvetica"/>
                <w:color w:val="000000"/>
                <w:sz w:val="20"/>
                <w:szCs w:val="20"/>
              </w:rPr>
              <w:t>5.9</w:t>
            </w:r>
            <w:r w:rsidRPr="0082583A">
              <w:rPr>
                <w:rFonts w:eastAsia="Helvetica"/>
                <w:color w:val="000000"/>
                <w:sz w:val="20"/>
                <w:szCs w:val="20"/>
              </w:rPr>
              <w:t>%)</w:t>
            </w:r>
          </w:p>
        </w:tc>
        <w:tc>
          <w:tcPr>
            <w:tcW w:w="567" w:type="dxa"/>
          </w:tcPr>
          <w:p w14:paraId="73244CE3" w14:textId="578A5678" w:rsidR="007757AC" w:rsidRPr="000D573F" w:rsidRDefault="007757AC" w:rsidP="007757AC">
            <w:pPr>
              <w:spacing w:before="60" w:after="60"/>
              <w:ind w:right="-69"/>
              <w:rPr>
                <w:bCs/>
                <w:sz w:val="20"/>
                <w:szCs w:val="20"/>
              </w:rPr>
            </w:pPr>
            <w:r w:rsidRPr="0082583A">
              <w:rPr>
                <w:rFonts w:eastAsia="Helvetica"/>
                <w:color w:val="000000"/>
                <w:sz w:val="20"/>
                <w:szCs w:val="20"/>
              </w:rPr>
              <w:t>&gt;0.9</w:t>
            </w:r>
          </w:p>
        </w:tc>
      </w:tr>
      <w:tr w:rsidR="007757AC" w:rsidRPr="000D573F" w14:paraId="118E737E" w14:textId="77777777" w:rsidTr="007757AC">
        <w:trPr>
          <w:trHeight w:val="19"/>
        </w:trPr>
        <w:tc>
          <w:tcPr>
            <w:tcW w:w="1985" w:type="dxa"/>
          </w:tcPr>
          <w:p w14:paraId="59891EAB" w14:textId="77777777" w:rsidR="007757AC" w:rsidRDefault="007757AC" w:rsidP="007757AC">
            <w:pPr>
              <w:spacing w:before="60" w:after="60"/>
              <w:ind w:right="-78"/>
              <w:rPr>
                <w:sz w:val="20"/>
                <w:szCs w:val="20"/>
              </w:rPr>
            </w:pPr>
            <w:r>
              <w:rPr>
                <w:sz w:val="20"/>
                <w:szCs w:val="20"/>
              </w:rPr>
              <w:t>Associated fistula</w:t>
            </w:r>
          </w:p>
        </w:tc>
        <w:tc>
          <w:tcPr>
            <w:tcW w:w="1559" w:type="dxa"/>
          </w:tcPr>
          <w:p w14:paraId="7C6A6A12" w14:textId="77777777" w:rsidR="007757AC" w:rsidRPr="00543D08" w:rsidRDefault="007757AC" w:rsidP="007757AC">
            <w:pPr>
              <w:spacing w:before="60" w:after="60"/>
              <w:ind w:right="-69"/>
              <w:rPr>
                <w:sz w:val="20"/>
                <w:szCs w:val="20"/>
              </w:rPr>
            </w:pPr>
            <w:r>
              <w:rPr>
                <w:sz w:val="20"/>
                <w:szCs w:val="20"/>
              </w:rPr>
              <w:t>2 (1,4%)</w:t>
            </w:r>
          </w:p>
        </w:tc>
        <w:tc>
          <w:tcPr>
            <w:tcW w:w="1559" w:type="dxa"/>
          </w:tcPr>
          <w:p w14:paraId="19744095" w14:textId="77777777" w:rsidR="007757AC" w:rsidRPr="00543D08" w:rsidRDefault="007757AC" w:rsidP="007757AC">
            <w:pPr>
              <w:spacing w:before="60" w:after="60"/>
              <w:ind w:right="-69"/>
              <w:rPr>
                <w:sz w:val="20"/>
                <w:szCs w:val="20"/>
              </w:rPr>
            </w:pPr>
            <w:r>
              <w:rPr>
                <w:sz w:val="20"/>
                <w:szCs w:val="20"/>
              </w:rPr>
              <w:t>5 (3,4%)</w:t>
            </w:r>
          </w:p>
        </w:tc>
        <w:tc>
          <w:tcPr>
            <w:tcW w:w="709" w:type="dxa"/>
          </w:tcPr>
          <w:p w14:paraId="1BDE5A57" w14:textId="77777777" w:rsidR="007757AC" w:rsidRDefault="007757AC" w:rsidP="007757AC">
            <w:pPr>
              <w:spacing w:before="60" w:after="60"/>
              <w:ind w:right="-69"/>
              <w:rPr>
                <w:sz w:val="20"/>
                <w:szCs w:val="20"/>
              </w:rPr>
            </w:pPr>
            <w:r>
              <w:rPr>
                <w:sz w:val="20"/>
                <w:szCs w:val="20"/>
              </w:rPr>
              <w:t>0.4</w:t>
            </w:r>
          </w:p>
        </w:tc>
        <w:tc>
          <w:tcPr>
            <w:tcW w:w="1559" w:type="dxa"/>
          </w:tcPr>
          <w:p w14:paraId="3C3C76A6" w14:textId="518504DF" w:rsidR="007757AC" w:rsidRPr="000D573F" w:rsidRDefault="007757AC" w:rsidP="007757AC">
            <w:pPr>
              <w:spacing w:before="60" w:after="60"/>
              <w:ind w:right="-69"/>
              <w:rPr>
                <w:bCs/>
                <w:sz w:val="20"/>
                <w:szCs w:val="20"/>
              </w:rPr>
            </w:pPr>
            <w:r w:rsidRPr="0082583A">
              <w:rPr>
                <w:rFonts w:eastAsia="Helvetica"/>
                <w:color w:val="000000"/>
                <w:sz w:val="20"/>
                <w:szCs w:val="20"/>
              </w:rPr>
              <w:t>2 (2.0%)</w:t>
            </w:r>
          </w:p>
        </w:tc>
        <w:tc>
          <w:tcPr>
            <w:tcW w:w="1560" w:type="dxa"/>
          </w:tcPr>
          <w:p w14:paraId="76A09D3C" w14:textId="7718D2C6" w:rsidR="007757AC" w:rsidRPr="000D573F" w:rsidRDefault="007757AC" w:rsidP="007757AC">
            <w:pPr>
              <w:spacing w:before="60" w:after="60"/>
              <w:ind w:right="-69"/>
              <w:rPr>
                <w:bCs/>
                <w:sz w:val="20"/>
                <w:szCs w:val="20"/>
              </w:rPr>
            </w:pPr>
            <w:r w:rsidRPr="0082583A">
              <w:rPr>
                <w:rFonts w:eastAsia="Helvetica"/>
                <w:color w:val="000000"/>
                <w:sz w:val="20"/>
                <w:szCs w:val="20"/>
              </w:rPr>
              <w:t>4 (4.0%)</w:t>
            </w:r>
          </w:p>
        </w:tc>
        <w:tc>
          <w:tcPr>
            <w:tcW w:w="567" w:type="dxa"/>
          </w:tcPr>
          <w:p w14:paraId="0ABD0C53" w14:textId="0E5AE820" w:rsidR="007757AC" w:rsidRPr="000D573F" w:rsidRDefault="007757AC" w:rsidP="007757AC">
            <w:pPr>
              <w:spacing w:before="60" w:after="60"/>
              <w:ind w:right="-69"/>
              <w:rPr>
                <w:bCs/>
                <w:sz w:val="20"/>
                <w:szCs w:val="20"/>
              </w:rPr>
            </w:pPr>
            <w:r w:rsidRPr="0082583A">
              <w:rPr>
                <w:rFonts w:eastAsia="Helvetica"/>
                <w:color w:val="000000"/>
                <w:sz w:val="20"/>
                <w:szCs w:val="20"/>
              </w:rPr>
              <w:t>0.4</w:t>
            </w:r>
          </w:p>
        </w:tc>
      </w:tr>
      <w:tr w:rsidR="007757AC" w:rsidRPr="000D573F" w14:paraId="2788756F" w14:textId="77777777" w:rsidTr="007757AC">
        <w:trPr>
          <w:trHeight w:val="19"/>
        </w:trPr>
        <w:tc>
          <w:tcPr>
            <w:tcW w:w="1985" w:type="dxa"/>
          </w:tcPr>
          <w:p w14:paraId="20F16A1D" w14:textId="77777777" w:rsidR="007757AC" w:rsidRPr="00803A0D" w:rsidRDefault="007757AC" w:rsidP="007757AC">
            <w:pPr>
              <w:spacing w:before="60" w:after="60"/>
              <w:ind w:right="-78"/>
              <w:rPr>
                <w:sz w:val="20"/>
                <w:szCs w:val="20"/>
                <w:lang w:val="en-FR"/>
              </w:rPr>
            </w:pPr>
            <w:r w:rsidRPr="00803A0D">
              <w:rPr>
                <w:sz w:val="20"/>
                <w:szCs w:val="20"/>
                <w:lang w:val="en-FR"/>
              </w:rPr>
              <w:t>Surgery within 24 hours of diagnosis</w:t>
            </w:r>
          </w:p>
        </w:tc>
        <w:tc>
          <w:tcPr>
            <w:tcW w:w="1559" w:type="dxa"/>
          </w:tcPr>
          <w:p w14:paraId="68809CFF" w14:textId="77777777" w:rsidR="007757AC" w:rsidRPr="00543D08" w:rsidRDefault="007757AC" w:rsidP="007757AC">
            <w:pPr>
              <w:spacing w:before="60" w:after="60"/>
              <w:ind w:right="-69"/>
              <w:rPr>
                <w:sz w:val="20"/>
                <w:szCs w:val="20"/>
              </w:rPr>
            </w:pPr>
            <w:r>
              <w:rPr>
                <w:sz w:val="20"/>
                <w:szCs w:val="20"/>
              </w:rPr>
              <w:t>134 (97,1%)</w:t>
            </w:r>
          </w:p>
        </w:tc>
        <w:tc>
          <w:tcPr>
            <w:tcW w:w="1559" w:type="dxa"/>
          </w:tcPr>
          <w:p w14:paraId="2913C0E6" w14:textId="77777777" w:rsidR="007757AC" w:rsidRPr="00543D08" w:rsidRDefault="007757AC" w:rsidP="007757AC">
            <w:pPr>
              <w:spacing w:before="60" w:after="60"/>
              <w:ind w:right="-69"/>
              <w:rPr>
                <w:sz w:val="20"/>
                <w:szCs w:val="20"/>
              </w:rPr>
            </w:pPr>
            <w:r>
              <w:rPr>
                <w:sz w:val="20"/>
                <w:szCs w:val="20"/>
              </w:rPr>
              <w:t>139 (94,6%)</w:t>
            </w:r>
          </w:p>
        </w:tc>
        <w:tc>
          <w:tcPr>
            <w:tcW w:w="709" w:type="dxa"/>
          </w:tcPr>
          <w:p w14:paraId="75DBFE5C" w14:textId="77777777" w:rsidR="007757AC" w:rsidRDefault="007757AC" w:rsidP="007757AC">
            <w:pPr>
              <w:spacing w:before="60" w:after="60"/>
              <w:ind w:right="-69"/>
              <w:rPr>
                <w:sz w:val="20"/>
                <w:szCs w:val="20"/>
              </w:rPr>
            </w:pPr>
            <w:r>
              <w:rPr>
                <w:sz w:val="20"/>
                <w:szCs w:val="20"/>
              </w:rPr>
              <w:t>0.3</w:t>
            </w:r>
          </w:p>
        </w:tc>
        <w:tc>
          <w:tcPr>
            <w:tcW w:w="1559" w:type="dxa"/>
          </w:tcPr>
          <w:p w14:paraId="13BA0237" w14:textId="369D7A69" w:rsidR="007757AC" w:rsidRPr="000D573F" w:rsidRDefault="007757AC" w:rsidP="007757AC">
            <w:pPr>
              <w:spacing w:before="60" w:after="60"/>
              <w:ind w:right="-69"/>
              <w:rPr>
                <w:bCs/>
                <w:sz w:val="20"/>
                <w:szCs w:val="20"/>
              </w:rPr>
            </w:pPr>
            <w:r w:rsidRPr="0082583A">
              <w:rPr>
                <w:rFonts w:eastAsia="Helvetica"/>
                <w:color w:val="000000"/>
                <w:sz w:val="20"/>
                <w:szCs w:val="20"/>
              </w:rPr>
              <w:t>98 (9</w:t>
            </w:r>
            <w:r w:rsidR="0021483A">
              <w:rPr>
                <w:rFonts w:eastAsia="Helvetica"/>
                <w:color w:val="000000"/>
                <w:sz w:val="20"/>
                <w:szCs w:val="20"/>
              </w:rPr>
              <w:t>7</w:t>
            </w:r>
            <w:r w:rsidRPr="0082583A">
              <w:rPr>
                <w:rFonts w:eastAsia="Helvetica"/>
                <w:color w:val="000000"/>
                <w:sz w:val="20"/>
                <w:szCs w:val="20"/>
              </w:rPr>
              <w:t>%)</w:t>
            </w:r>
          </w:p>
        </w:tc>
        <w:tc>
          <w:tcPr>
            <w:tcW w:w="1560" w:type="dxa"/>
          </w:tcPr>
          <w:p w14:paraId="61F3B5F2" w14:textId="5E9FFDB7" w:rsidR="007757AC" w:rsidRPr="000D573F" w:rsidRDefault="007757AC" w:rsidP="007757AC">
            <w:pPr>
              <w:spacing w:before="60" w:after="60"/>
              <w:ind w:right="-69"/>
              <w:rPr>
                <w:bCs/>
                <w:sz w:val="20"/>
                <w:szCs w:val="20"/>
              </w:rPr>
            </w:pPr>
            <w:r w:rsidRPr="0082583A">
              <w:rPr>
                <w:rFonts w:eastAsia="Helvetica"/>
                <w:color w:val="000000"/>
                <w:sz w:val="20"/>
                <w:szCs w:val="20"/>
              </w:rPr>
              <w:t>98 (9</w:t>
            </w:r>
            <w:r w:rsidR="0021483A">
              <w:rPr>
                <w:rFonts w:eastAsia="Helvetica"/>
                <w:color w:val="000000"/>
                <w:sz w:val="20"/>
                <w:szCs w:val="20"/>
              </w:rPr>
              <w:t>7</w:t>
            </w:r>
            <w:r w:rsidRPr="0082583A">
              <w:rPr>
                <w:rFonts w:eastAsia="Helvetica"/>
                <w:color w:val="000000"/>
                <w:sz w:val="20"/>
                <w:szCs w:val="20"/>
              </w:rPr>
              <w:t>%)</w:t>
            </w:r>
          </w:p>
        </w:tc>
        <w:tc>
          <w:tcPr>
            <w:tcW w:w="567" w:type="dxa"/>
          </w:tcPr>
          <w:p w14:paraId="5D97E712" w14:textId="1629364E" w:rsidR="007757AC" w:rsidRPr="000D573F" w:rsidRDefault="007757AC" w:rsidP="007757AC">
            <w:pPr>
              <w:spacing w:before="60" w:after="60"/>
              <w:ind w:right="-69"/>
              <w:rPr>
                <w:bCs/>
                <w:sz w:val="20"/>
                <w:szCs w:val="20"/>
              </w:rPr>
            </w:pPr>
            <w:r>
              <w:rPr>
                <w:bCs/>
                <w:sz w:val="20"/>
                <w:szCs w:val="20"/>
              </w:rPr>
              <w:t>&gt;0.9</w:t>
            </w:r>
          </w:p>
        </w:tc>
      </w:tr>
      <w:tr w:rsidR="007757AC" w:rsidRPr="000D573F" w14:paraId="35E159B0" w14:textId="77777777" w:rsidTr="007757AC">
        <w:trPr>
          <w:trHeight w:val="19"/>
        </w:trPr>
        <w:tc>
          <w:tcPr>
            <w:tcW w:w="1985" w:type="dxa"/>
          </w:tcPr>
          <w:p w14:paraId="390DD946" w14:textId="77777777" w:rsidR="007757AC" w:rsidRDefault="007757AC" w:rsidP="007757AC">
            <w:pPr>
              <w:spacing w:before="60" w:after="60"/>
              <w:ind w:right="-78"/>
              <w:rPr>
                <w:sz w:val="20"/>
                <w:szCs w:val="20"/>
              </w:rPr>
            </w:pPr>
            <w:r>
              <w:rPr>
                <w:sz w:val="20"/>
                <w:szCs w:val="20"/>
              </w:rPr>
              <w:t>Surgery after 24 hours</w:t>
            </w:r>
          </w:p>
        </w:tc>
        <w:tc>
          <w:tcPr>
            <w:tcW w:w="1559" w:type="dxa"/>
          </w:tcPr>
          <w:p w14:paraId="635523E0" w14:textId="77777777" w:rsidR="007757AC" w:rsidRPr="00543D08" w:rsidRDefault="007757AC" w:rsidP="007757AC">
            <w:pPr>
              <w:spacing w:before="60" w:after="60"/>
              <w:ind w:right="-69"/>
              <w:rPr>
                <w:sz w:val="20"/>
                <w:szCs w:val="20"/>
              </w:rPr>
            </w:pPr>
            <w:r>
              <w:rPr>
                <w:sz w:val="20"/>
                <w:szCs w:val="20"/>
              </w:rPr>
              <w:t>1 (0,7%)</w:t>
            </w:r>
          </w:p>
        </w:tc>
        <w:tc>
          <w:tcPr>
            <w:tcW w:w="1559" w:type="dxa"/>
          </w:tcPr>
          <w:p w14:paraId="544E3339" w14:textId="77777777" w:rsidR="007757AC" w:rsidRPr="00543D08" w:rsidRDefault="007757AC" w:rsidP="007757AC">
            <w:pPr>
              <w:spacing w:before="60" w:after="60"/>
              <w:ind w:right="-69"/>
              <w:rPr>
                <w:sz w:val="20"/>
                <w:szCs w:val="20"/>
              </w:rPr>
            </w:pPr>
            <w:r>
              <w:rPr>
                <w:sz w:val="20"/>
                <w:szCs w:val="20"/>
              </w:rPr>
              <w:t>5 (3,4%)</w:t>
            </w:r>
          </w:p>
        </w:tc>
        <w:tc>
          <w:tcPr>
            <w:tcW w:w="709" w:type="dxa"/>
          </w:tcPr>
          <w:p w14:paraId="570FEC4B" w14:textId="77777777" w:rsidR="007757AC" w:rsidRDefault="007757AC" w:rsidP="007757AC">
            <w:pPr>
              <w:spacing w:before="60" w:after="60"/>
              <w:ind w:right="-69"/>
              <w:rPr>
                <w:sz w:val="20"/>
                <w:szCs w:val="20"/>
              </w:rPr>
            </w:pPr>
            <w:r>
              <w:rPr>
                <w:sz w:val="20"/>
                <w:szCs w:val="20"/>
              </w:rPr>
              <w:t>0.6</w:t>
            </w:r>
          </w:p>
        </w:tc>
        <w:tc>
          <w:tcPr>
            <w:tcW w:w="1559" w:type="dxa"/>
          </w:tcPr>
          <w:p w14:paraId="18E8EA3E" w14:textId="35944FE7"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1560" w:type="dxa"/>
          </w:tcPr>
          <w:p w14:paraId="3A6EFCB4" w14:textId="15CA2238"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567" w:type="dxa"/>
          </w:tcPr>
          <w:p w14:paraId="4EE1575D" w14:textId="068F74E5" w:rsidR="007757AC" w:rsidRPr="000D573F" w:rsidRDefault="007757AC" w:rsidP="007757AC">
            <w:pPr>
              <w:spacing w:before="60" w:after="60"/>
              <w:ind w:right="-69"/>
              <w:rPr>
                <w:bCs/>
                <w:sz w:val="20"/>
                <w:szCs w:val="20"/>
              </w:rPr>
            </w:pPr>
            <w:r w:rsidRPr="0082583A">
              <w:rPr>
                <w:rFonts w:eastAsia="Helvetica"/>
                <w:color w:val="000000"/>
                <w:sz w:val="20"/>
                <w:szCs w:val="20"/>
              </w:rPr>
              <w:t>&gt;0.9</w:t>
            </w:r>
          </w:p>
        </w:tc>
      </w:tr>
      <w:tr w:rsidR="008E5FA3" w:rsidRPr="000D573F" w14:paraId="7459DE6F" w14:textId="77777777" w:rsidTr="007757AC">
        <w:trPr>
          <w:trHeight w:val="19"/>
        </w:trPr>
        <w:tc>
          <w:tcPr>
            <w:tcW w:w="1985" w:type="dxa"/>
          </w:tcPr>
          <w:p w14:paraId="213A72AE" w14:textId="77777777" w:rsidR="008E5FA3" w:rsidRPr="001C5B0A" w:rsidRDefault="008E5FA3" w:rsidP="005D028E">
            <w:pPr>
              <w:spacing w:before="60" w:after="60"/>
              <w:ind w:right="-78"/>
              <w:rPr>
                <w:i/>
                <w:iCs/>
                <w:sz w:val="20"/>
                <w:szCs w:val="20"/>
              </w:rPr>
            </w:pPr>
            <w:r w:rsidRPr="001C5B0A">
              <w:rPr>
                <w:i/>
                <w:iCs/>
                <w:sz w:val="20"/>
                <w:szCs w:val="20"/>
              </w:rPr>
              <w:t>Conversion to open surgery</w:t>
            </w:r>
          </w:p>
        </w:tc>
        <w:tc>
          <w:tcPr>
            <w:tcW w:w="1559" w:type="dxa"/>
          </w:tcPr>
          <w:p w14:paraId="5A4E4A76" w14:textId="77777777" w:rsidR="008E5FA3" w:rsidRPr="001C5B0A" w:rsidRDefault="008E5FA3" w:rsidP="005D028E">
            <w:pPr>
              <w:spacing w:before="60" w:after="60"/>
              <w:ind w:right="-69"/>
              <w:rPr>
                <w:i/>
                <w:iCs/>
                <w:sz w:val="20"/>
                <w:szCs w:val="20"/>
                <w:lang w:val="en-FR"/>
              </w:rPr>
            </w:pPr>
            <w:r w:rsidRPr="001C5B0A">
              <w:rPr>
                <w:i/>
                <w:iCs/>
                <w:sz w:val="20"/>
                <w:szCs w:val="20"/>
                <w:lang w:val="en-FR"/>
              </w:rPr>
              <w:t>69 (50%)</w:t>
            </w:r>
          </w:p>
        </w:tc>
        <w:tc>
          <w:tcPr>
            <w:tcW w:w="1559" w:type="dxa"/>
          </w:tcPr>
          <w:p w14:paraId="088B7520" w14:textId="77777777" w:rsidR="008E5FA3" w:rsidRPr="001C5B0A" w:rsidRDefault="008E5FA3" w:rsidP="005D028E">
            <w:pPr>
              <w:spacing w:before="60" w:after="60"/>
              <w:ind w:right="-69"/>
              <w:rPr>
                <w:i/>
                <w:iCs/>
                <w:sz w:val="20"/>
                <w:szCs w:val="20"/>
              </w:rPr>
            </w:pPr>
            <w:r w:rsidRPr="001C5B0A">
              <w:rPr>
                <w:i/>
                <w:iCs/>
                <w:sz w:val="20"/>
                <w:szCs w:val="20"/>
              </w:rPr>
              <w:t>Not concerned</w:t>
            </w:r>
          </w:p>
        </w:tc>
        <w:tc>
          <w:tcPr>
            <w:tcW w:w="709" w:type="dxa"/>
          </w:tcPr>
          <w:p w14:paraId="69190173" w14:textId="77777777" w:rsidR="008E5FA3" w:rsidRDefault="008E5FA3" w:rsidP="005D028E">
            <w:pPr>
              <w:spacing w:before="60" w:after="60"/>
              <w:ind w:right="-69"/>
              <w:rPr>
                <w:sz w:val="20"/>
                <w:szCs w:val="20"/>
              </w:rPr>
            </w:pPr>
          </w:p>
        </w:tc>
        <w:tc>
          <w:tcPr>
            <w:tcW w:w="1559" w:type="dxa"/>
          </w:tcPr>
          <w:p w14:paraId="7F5974C9" w14:textId="77777777" w:rsidR="008E5FA3" w:rsidRPr="000D573F" w:rsidRDefault="008E5FA3" w:rsidP="005D028E">
            <w:pPr>
              <w:spacing w:before="60" w:after="60"/>
              <w:ind w:right="-69"/>
              <w:rPr>
                <w:bCs/>
                <w:sz w:val="20"/>
                <w:szCs w:val="20"/>
              </w:rPr>
            </w:pPr>
          </w:p>
        </w:tc>
        <w:tc>
          <w:tcPr>
            <w:tcW w:w="1560" w:type="dxa"/>
          </w:tcPr>
          <w:p w14:paraId="25E24552" w14:textId="77777777" w:rsidR="008E5FA3" w:rsidRPr="000D573F" w:rsidRDefault="008E5FA3" w:rsidP="005D028E">
            <w:pPr>
              <w:spacing w:before="60" w:after="60"/>
              <w:ind w:right="-69"/>
              <w:rPr>
                <w:bCs/>
                <w:sz w:val="20"/>
                <w:szCs w:val="20"/>
              </w:rPr>
            </w:pPr>
          </w:p>
        </w:tc>
        <w:tc>
          <w:tcPr>
            <w:tcW w:w="567" w:type="dxa"/>
          </w:tcPr>
          <w:p w14:paraId="748A2FD4" w14:textId="77777777" w:rsidR="008E5FA3" w:rsidRPr="000D573F" w:rsidRDefault="008E5FA3" w:rsidP="005D028E">
            <w:pPr>
              <w:spacing w:before="60" w:after="60"/>
              <w:ind w:right="-69"/>
              <w:rPr>
                <w:bCs/>
                <w:sz w:val="20"/>
                <w:szCs w:val="20"/>
              </w:rPr>
            </w:pPr>
          </w:p>
        </w:tc>
      </w:tr>
      <w:tr w:rsidR="008E5FA3" w:rsidRPr="000862A7" w14:paraId="34C31565" w14:textId="77777777" w:rsidTr="007757AC">
        <w:trPr>
          <w:trHeight w:val="267"/>
        </w:trPr>
        <w:tc>
          <w:tcPr>
            <w:tcW w:w="9498" w:type="dxa"/>
            <w:gridSpan w:val="7"/>
            <w:tcBorders>
              <w:top w:val="single" w:sz="4" w:space="0" w:color="auto"/>
              <w:bottom w:val="single" w:sz="4" w:space="0" w:color="auto"/>
            </w:tcBorders>
          </w:tcPr>
          <w:p w14:paraId="36B74348" w14:textId="77777777" w:rsidR="008E5FA3" w:rsidRPr="000862A7" w:rsidRDefault="008E5FA3" w:rsidP="005D028E">
            <w:pPr>
              <w:keepNext/>
              <w:keepLines/>
              <w:spacing w:before="60" w:after="60"/>
              <w:ind w:right="419"/>
              <w:rPr>
                <w:sz w:val="20"/>
                <w:szCs w:val="20"/>
              </w:rPr>
            </w:pPr>
            <w:r w:rsidRPr="000862A7">
              <w:rPr>
                <w:sz w:val="20"/>
                <w:szCs w:val="20"/>
              </w:rPr>
              <w:lastRenderedPageBreak/>
              <w:t>Quantitative variables are expressed as median (interquartile range [IQR]), and qualitative variables are expressed as frequencies and percentages.</w:t>
            </w:r>
          </w:p>
          <w:p w14:paraId="2F9CFDD8" w14:textId="77777777" w:rsidR="008E5FA3" w:rsidRPr="000862A7" w:rsidRDefault="008E5FA3" w:rsidP="005D028E">
            <w:pPr>
              <w:spacing w:before="60" w:after="60"/>
              <w:rPr>
                <w:sz w:val="20"/>
                <w:szCs w:val="20"/>
              </w:rPr>
            </w:pPr>
            <w:r w:rsidRPr="000862A7">
              <w:rPr>
                <w:sz w:val="20"/>
                <w:szCs w:val="20"/>
              </w:rPr>
              <w:t xml:space="preserve">ASA, American Society of Anesthesiologists; BMI, body mass index; CRP, C-reactive </w:t>
            </w:r>
            <w:proofErr w:type="spellStart"/>
            <w:proofErr w:type="gramStart"/>
            <w:r w:rsidRPr="000862A7">
              <w:rPr>
                <w:sz w:val="20"/>
                <w:szCs w:val="20"/>
              </w:rPr>
              <w:t>protein;SD</w:t>
            </w:r>
            <w:proofErr w:type="spellEnd"/>
            <w:proofErr w:type="gramEnd"/>
            <w:r w:rsidRPr="000862A7">
              <w:rPr>
                <w:sz w:val="20"/>
                <w:szCs w:val="20"/>
              </w:rPr>
              <w:t>, standard deviation.</w:t>
            </w:r>
          </w:p>
        </w:tc>
      </w:tr>
      <w:tr w:rsidR="008E5FA3" w:rsidRPr="000862A7" w14:paraId="2E192067" w14:textId="77777777" w:rsidTr="007757AC">
        <w:trPr>
          <w:trHeight w:val="267"/>
        </w:trPr>
        <w:tc>
          <w:tcPr>
            <w:tcW w:w="9498" w:type="dxa"/>
            <w:gridSpan w:val="7"/>
            <w:tcBorders>
              <w:top w:val="single" w:sz="4" w:space="0" w:color="auto"/>
              <w:bottom w:val="single" w:sz="4" w:space="0" w:color="auto"/>
            </w:tcBorders>
          </w:tcPr>
          <w:p w14:paraId="3B1899EF" w14:textId="77777777" w:rsidR="008E5FA3" w:rsidRPr="000862A7" w:rsidRDefault="008E5FA3" w:rsidP="005D028E">
            <w:pPr>
              <w:keepNext/>
              <w:keepLines/>
              <w:spacing w:before="60" w:after="60"/>
              <w:ind w:right="419"/>
              <w:rPr>
                <w:sz w:val="20"/>
                <w:szCs w:val="20"/>
              </w:rPr>
            </w:pPr>
            <w:r w:rsidRPr="000862A7">
              <w:rPr>
                <w:sz w:val="20"/>
                <w:szCs w:val="20"/>
              </w:rPr>
              <w:t xml:space="preserve">*Statistically significant differences. </w:t>
            </w:r>
          </w:p>
          <w:p w14:paraId="39D64249" w14:textId="77777777" w:rsidR="008E5FA3" w:rsidRPr="000862A7" w:rsidRDefault="008E5FA3" w:rsidP="005D028E">
            <w:pPr>
              <w:keepNext/>
              <w:keepLines/>
              <w:spacing w:before="60" w:after="60"/>
              <w:ind w:right="419"/>
              <w:rPr>
                <w:sz w:val="20"/>
                <w:szCs w:val="20"/>
              </w:rPr>
            </w:pPr>
            <w:r w:rsidRPr="000862A7">
              <w:rPr>
                <w:sz w:val="20"/>
                <w:szCs w:val="20"/>
              </w:rPr>
              <w:t>†</w:t>
            </w:r>
          </w:p>
          <w:p w14:paraId="6BB9C9E7" w14:textId="77777777" w:rsidR="008E5FA3" w:rsidRPr="000862A7" w:rsidRDefault="008E5FA3" w:rsidP="005D028E">
            <w:pPr>
              <w:keepNext/>
              <w:keepLines/>
              <w:spacing w:before="60" w:after="60"/>
              <w:ind w:right="419"/>
              <w:rPr>
                <w:sz w:val="20"/>
                <w:szCs w:val="20"/>
              </w:rPr>
            </w:pPr>
            <w:r w:rsidRPr="000862A7">
              <w:rPr>
                <w:sz w:val="20"/>
                <w:szCs w:val="20"/>
              </w:rPr>
              <w:t xml:space="preserve">‡ </w:t>
            </w:r>
          </w:p>
          <w:p w14:paraId="51838586" w14:textId="77777777" w:rsidR="008E5FA3" w:rsidRPr="000862A7" w:rsidRDefault="008E5FA3" w:rsidP="005D028E">
            <w:pPr>
              <w:keepNext/>
              <w:keepLines/>
              <w:spacing w:before="60" w:after="60"/>
              <w:ind w:right="419"/>
              <w:rPr>
                <w:sz w:val="20"/>
                <w:szCs w:val="20"/>
              </w:rPr>
            </w:pPr>
            <w:r w:rsidRPr="000862A7">
              <w:rPr>
                <w:sz w:val="20"/>
                <w:szCs w:val="20"/>
              </w:rPr>
              <w:t xml:space="preserve">§ </w:t>
            </w:r>
          </w:p>
          <w:p w14:paraId="3DA64105" w14:textId="77777777" w:rsidR="008E5FA3" w:rsidRPr="000862A7" w:rsidRDefault="008E5FA3" w:rsidP="005D028E">
            <w:pPr>
              <w:keepNext/>
              <w:keepLines/>
              <w:spacing w:before="60" w:after="60"/>
              <w:ind w:right="419"/>
              <w:rPr>
                <w:sz w:val="20"/>
                <w:szCs w:val="20"/>
              </w:rPr>
            </w:pPr>
            <w:r w:rsidRPr="000862A7">
              <w:rPr>
                <w:sz w:val="20"/>
                <w:szCs w:val="20"/>
              </w:rPr>
              <w:t>||</w:t>
            </w:r>
          </w:p>
        </w:tc>
      </w:tr>
      <w:tr w:rsidR="008E5FA3" w:rsidRPr="000862A7" w14:paraId="44A1A541" w14:textId="77777777" w:rsidTr="007757AC">
        <w:trPr>
          <w:trHeight w:val="267"/>
        </w:trPr>
        <w:tc>
          <w:tcPr>
            <w:tcW w:w="9498" w:type="dxa"/>
            <w:gridSpan w:val="7"/>
            <w:tcBorders>
              <w:top w:val="single" w:sz="4" w:space="0" w:color="auto"/>
              <w:bottom w:val="single" w:sz="4" w:space="0" w:color="auto"/>
            </w:tcBorders>
          </w:tcPr>
          <w:p w14:paraId="14FCE31E" w14:textId="77777777" w:rsidR="008E5FA3" w:rsidRPr="000862A7" w:rsidRDefault="008E5FA3" w:rsidP="005D028E">
            <w:pPr>
              <w:keepNext/>
              <w:keepLines/>
              <w:spacing w:before="60" w:after="60"/>
              <w:ind w:right="419"/>
              <w:rPr>
                <w:sz w:val="20"/>
                <w:szCs w:val="20"/>
              </w:rPr>
            </w:pPr>
          </w:p>
        </w:tc>
      </w:tr>
    </w:tbl>
    <w:p w14:paraId="46978E28" w14:textId="77777777" w:rsidR="001E33C7" w:rsidRPr="006F1D1D" w:rsidRDefault="001E33C7" w:rsidP="00184D03">
      <w:pPr>
        <w:spacing w:line="480" w:lineRule="auto"/>
        <w:ind w:right="419"/>
        <w:rPr>
          <w:b/>
        </w:rPr>
      </w:pPr>
    </w:p>
    <w:p w14:paraId="7D821F14" w14:textId="77777777" w:rsidR="001E33C7" w:rsidRPr="006F1D1D" w:rsidRDefault="001E33C7" w:rsidP="00184D03">
      <w:pPr>
        <w:spacing w:line="480" w:lineRule="auto"/>
        <w:ind w:right="419"/>
        <w:rPr>
          <w:b/>
        </w:rPr>
      </w:pPr>
    </w:p>
    <w:p w14:paraId="4B13CF90" w14:textId="77777777" w:rsidR="00311966" w:rsidRPr="006F1D1D" w:rsidRDefault="00311966" w:rsidP="00184D03">
      <w:pPr>
        <w:spacing w:line="480" w:lineRule="auto"/>
        <w:ind w:right="419"/>
        <w:rPr>
          <w:b/>
        </w:rPr>
      </w:pPr>
    </w:p>
    <w:p w14:paraId="7E01BACC" w14:textId="77777777" w:rsidR="003D163A" w:rsidRPr="006F1D1D" w:rsidRDefault="003D163A" w:rsidP="00145006">
      <w:pPr>
        <w:spacing w:line="480" w:lineRule="auto"/>
        <w:ind w:right="419"/>
        <w:rPr>
          <w:b/>
        </w:rPr>
      </w:pPr>
    </w:p>
    <w:p w14:paraId="520E93F7" w14:textId="77777777" w:rsidR="00311966" w:rsidRPr="006F1D1D" w:rsidRDefault="00311966" w:rsidP="00145006">
      <w:pPr>
        <w:ind w:right="419"/>
        <w:rPr>
          <w:b/>
        </w:rPr>
      </w:pPr>
      <w:r w:rsidRPr="006F1D1D">
        <w:rPr>
          <w:b/>
        </w:rPr>
        <w:br w:type="page"/>
      </w:r>
    </w:p>
    <w:p w14:paraId="3EFB12BD" w14:textId="71EE6C1B" w:rsidR="00311966" w:rsidRPr="006F1D1D" w:rsidRDefault="00311966" w:rsidP="00145006">
      <w:pPr>
        <w:spacing w:line="480" w:lineRule="auto"/>
        <w:ind w:right="419"/>
        <w:rPr>
          <w:b/>
        </w:rPr>
      </w:pPr>
      <w:r w:rsidRPr="006F1D1D">
        <w:rPr>
          <w:b/>
        </w:rPr>
        <w:lastRenderedPageBreak/>
        <w:t xml:space="preserve">Table </w:t>
      </w:r>
      <w:proofErr w:type="gramStart"/>
      <w:r w:rsidRPr="006F1D1D">
        <w:rPr>
          <w:b/>
        </w:rPr>
        <w:t>2 :</w:t>
      </w:r>
      <w:proofErr w:type="gramEnd"/>
      <w:r w:rsidRPr="006F1D1D">
        <w:rPr>
          <w:b/>
        </w:rPr>
        <w:t xml:space="preserve"> Intraoperative outcomes of propensity-score matched patients</w:t>
      </w:r>
    </w:p>
    <w:tbl>
      <w:tblPr>
        <w:tblW w:w="9450" w:type="dxa"/>
        <w:tblLayout w:type="fixed"/>
        <w:tblLook w:val="0600" w:firstRow="0" w:lastRow="0" w:firstColumn="0" w:lastColumn="0" w:noHBand="1" w:noVBand="1"/>
      </w:tblPr>
      <w:tblGrid>
        <w:gridCol w:w="2970"/>
        <w:gridCol w:w="2550"/>
        <w:gridCol w:w="2595"/>
        <w:gridCol w:w="1335"/>
      </w:tblGrid>
      <w:tr w:rsidR="00311966" w:rsidRPr="006F1D1D" w14:paraId="50978C23" w14:textId="77777777" w:rsidTr="00DC08D1">
        <w:trPr>
          <w:trHeight w:val="724"/>
        </w:trPr>
        <w:tc>
          <w:tcPr>
            <w:tcW w:w="2970" w:type="dxa"/>
            <w:tcBorders>
              <w:top w:val="single" w:sz="4" w:space="0" w:color="auto"/>
              <w:bottom w:val="single" w:sz="4" w:space="0" w:color="auto"/>
            </w:tcBorders>
            <w:tcMar>
              <w:top w:w="0" w:type="dxa"/>
              <w:left w:w="60" w:type="dxa"/>
              <w:bottom w:w="0" w:type="dxa"/>
              <w:right w:w="60" w:type="dxa"/>
            </w:tcMar>
          </w:tcPr>
          <w:p w14:paraId="0F94307A" w14:textId="77777777" w:rsidR="003A67F7" w:rsidRPr="006F1D1D" w:rsidRDefault="003A67F7" w:rsidP="00145006">
            <w:pPr>
              <w:spacing w:before="60" w:after="60"/>
              <w:ind w:right="419"/>
              <w:rPr>
                <w:b/>
                <w:bCs/>
                <w:sz w:val="20"/>
                <w:szCs w:val="20"/>
              </w:rPr>
            </w:pPr>
          </w:p>
          <w:p w14:paraId="410AB5AD" w14:textId="70AA7FB3" w:rsidR="00311966" w:rsidRPr="006F1D1D" w:rsidRDefault="003A67F7" w:rsidP="00145006">
            <w:pPr>
              <w:spacing w:before="60" w:after="60"/>
              <w:ind w:right="419"/>
              <w:rPr>
                <w:b/>
                <w:bCs/>
                <w:sz w:val="20"/>
                <w:szCs w:val="20"/>
              </w:rPr>
            </w:pPr>
            <w:r w:rsidRPr="006F1D1D">
              <w:rPr>
                <w:b/>
                <w:bCs/>
                <w:sz w:val="20"/>
                <w:szCs w:val="20"/>
              </w:rPr>
              <w:t>Intra</w:t>
            </w:r>
            <w:r w:rsidR="00667D58" w:rsidRPr="006F1D1D">
              <w:rPr>
                <w:b/>
                <w:bCs/>
                <w:sz w:val="20"/>
                <w:szCs w:val="20"/>
              </w:rPr>
              <w:t>o</w:t>
            </w:r>
            <w:r w:rsidRPr="006F1D1D">
              <w:rPr>
                <w:b/>
                <w:bCs/>
                <w:sz w:val="20"/>
                <w:szCs w:val="20"/>
              </w:rPr>
              <w:t>perative outcome</w:t>
            </w:r>
          </w:p>
        </w:tc>
        <w:tc>
          <w:tcPr>
            <w:tcW w:w="2550" w:type="dxa"/>
            <w:tcBorders>
              <w:top w:val="single" w:sz="4" w:space="0" w:color="auto"/>
              <w:bottom w:val="single" w:sz="4" w:space="0" w:color="auto"/>
            </w:tcBorders>
            <w:tcMar>
              <w:top w:w="0" w:type="dxa"/>
              <w:left w:w="60" w:type="dxa"/>
              <w:bottom w:w="0" w:type="dxa"/>
              <w:right w:w="60" w:type="dxa"/>
            </w:tcMar>
          </w:tcPr>
          <w:p w14:paraId="52E87F98" w14:textId="3E7E3554" w:rsidR="00311966" w:rsidRPr="006F1D1D" w:rsidRDefault="00EC0730" w:rsidP="00145006">
            <w:pPr>
              <w:spacing w:before="60" w:after="60"/>
              <w:ind w:right="419"/>
              <w:rPr>
                <w:b/>
                <w:sz w:val="20"/>
                <w:szCs w:val="20"/>
              </w:rPr>
            </w:pPr>
            <w:r>
              <w:rPr>
                <w:b/>
                <w:sz w:val="20"/>
                <w:szCs w:val="20"/>
              </w:rPr>
              <w:t>LHP</w:t>
            </w:r>
            <w:r w:rsidR="00311966" w:rsidRPr="006F1D1D">
              <w:rPr>
                <w:b/>
                <w:sz w:val="20"/>
                <w:szCs w:val="20"/>
              </w:rPr>
              <w:t xml:space="preserve"> (N = </w:t>
            </w:r>
            <w:r>
              <w:rPr>
                <w:b/>
                <w:sz w:val="20"/>
                <w:szCs w:val="20"/>
              </w:rPr>
              <w:t>101</w:t>
            </w:r>
            <w:r w:rsidR="00311966" w:rsidRPr="006F1D1D">
              <w:rPr>
                <w:b/>
                <w:sz w:val="20"/>
                <w:szCs w:val="20"/>
              </w:rPr>
              <w:t>)</w:t>
            </w:r>
          </w:p>
        </w:tc>
        <w:tc>
          <w:tcPr>
            <w:tcW w:w="2595" w:type="dxa"/>
            <w:tcBorders>
              <w:top w:val="single" w:sz="4" w:space="0" w:color="auto"/>
              <w:bottom w:val="single" w:sz="4" w:space="0" w:color="auto"/>
            </w:tcBorders>
            <w:tcMar>
              <w:top w:w="0" w:type="dxa"/>
              <w:left w:w="60" w:type="dxa"/>
              <w:bottom w:w="0" w:type="dxa"/>
              <w:right w:w="60" w:type="dxa"/>
            </w:tcMar>
          </w:tcPr>
          <w:p w14:paraId="3C73CA94" w14:textId="49A4CB95" w:rsidR="00311966" w:rsidRPr="006F1D1D" w:rsidRDefault="00EC0730" w:rsidP="00145006">
            <w:pPr>
              <w:spacing w:before="60" w:after="60"/>
              <w:ind w:right="419"/>
              <w:rPr>
                <w:b/>
                <w:sz w:val="20"/>
                <w:szCs w:val="20"/>
              </w:rPr>
            </w:pPr>
            <w:r>
              <w:rPr>
                <w:b/>
                <w:sz w:val="20"/>
                <w:szCs w:val="20"/>
              </w:rPr>
              <w:t>OPA</w:t>
            </w:r>
            <w:r w:rsidR="00311966" w:rsidRPr="006F1D1D">
              <w:rPr>
                <w:b/>
                <w:sz w:val="20"/>
                <w:szCs w:val="20"/>
              </w:rPr>
              <w:t xml:space="preserve"> (N = </w:t>
            </w:r>
            <w:r>
              <w:rPr>
                <w:b/>
                <w:sz w:val="20"/>
                <w:szCs w:val="20"/>
              </w:rPr>
              <w:t>101</w:t>
            </w:r>
            <w:r w:rsidR="00311966" w:rsidRPr="006F1D1D">
              <w:rPr>
                <w:b/>
                <w:sz w:val="20"/>
                <w:szCs w:val="20"/>
              </w:rPr>
              <w:t>)</w:t>
            </w:r>
          </w:p>
        </w:tc>
        <w:tc>
          <w:tcPr>
            <w:tcW w:w="1335" w:type="dxa"/>
            <w:tcBorders>
              <w:top w:val="single" w:sz="4" w:space="0" w:color="auto"/>
              <w:bottom w:val="single" w:sz="4" w:space="0" w:color="auto"/>
            </w:tcBorders>
            <w:tcMar>
              <w:top w:w="0" w:type="dxa"/>
              <w:left w:w="60" w:type="dxa"/>
              <w:bottom w:w="0" w:type="dxa"/>
              <w:right w:w="60" w:type="dxa"/>
            </w:tcMar>
          </w:tcPr>
          <w:p w14:paraId="412F59DF" w14:textId="77777777" w:rsidR="00311966" w:rsidRPr="006F1D1D" w:rsidRDefault="00311966" w:rsidP="00145006">
            <w:pPr>
              <w:spacing w:before="60" w:after="60"/>
              <w:ind w:right="419"/>
              <w:rPr>
                <w:b/>
                <w:sz w:val="20"/>
                <w:szCs w:val="20"/>
              </w:rPr>
            </w:pPr>
            <w:r w:rsidRPr="006F1D1D">
              <w:rPr>
                <w:b/>
                <w:sz w:val="20"/>
                <w:szCs w:val="20"/>
              </w:rPr>
              <w:t>p-value</w:t>
            </w:r>
          </w:p>
        </w:tc>
      </w:tr>
      <w:tr w:rsidR="00DB684E" w:rsidRPr="006F1D1D" w14:paraId="79C3A7F1" w14:textId="77777777" w:rsidTr="00DC08D1">
        <w:trPr>
          <w:trHeight w:val="330"/>
        </w:trPr>
        <w:tc>
          <w:tcPr>
            <w:tcW w:w="2970" w:type="dxa"/>
            <w:tcBorders>
              <w:top w:val="single" w:sz="4" w:space="0" w:color="auto"/>
            </w:tcBorders>
            <w:tcMar>
              <w:top w:w="0" w:type="dxa"/>
              <w:left w:w="60" w:type="dxa"/>
              <w:bottom w:w="0" w:type="dxa"/>
              <w:right w:w="60" w:type="dxa"/>
            </w:tcMar>
          </w:tcPr>
          <w:p w14:paraId="60E80988" w14:textId="77777777" w:rsidR="00DB684E" w:rsidRPr="00DB684E" w:rsidRDefault="00DB684E" w:rsidP="00DB684E">
            <w:pPr>
              <w:spacing w:before="60" w:after="60"/>
              <w:ind w:right="419"/>
              <w:rPr>
                <w:sz w:val="20"/>
                <w:szCs w:val="20"/>
              </w:rPr>
            </w:pPr>
            <w:r w:rsidRPr="00DB684E">
              <w:rPr>
                <w:sz w:val="20"/>
                <w:szCs w:val="20"/>
              </w:rPr>
              <w:t>Operative time, min*</w:t>
            </w:r>
          </w:p>
        </w:tc>
        <w:tc>
          <w:tcPr>
            <w:tcW w:w="2550" w:type="dxa"/>
            <w:tcBorders>
              <w:top w:val="single" w:sz="4" w:space="0" w:color="auto"/>
            </w:tcBorders>
            <w:tcMar>
              <w:top w:w="0" w:type="dxa"/>
              <w:left w:w="60" w:type="dxa"/>
              <w:bottom w:w="0" w:type="dxa"/>
              <w:right w:w="60" w:type="dxa"/>
            </w:tcMar>
          </w:tcPr>
          <w:p w14:paraId="40C2990C" w14:textId="52887202" w:rsidR="00DB684E" w:rsidRPr="006F1D1D" w:rsidRDefault="00DB684E" w:rsidP="00DB684E">
            <w:pPr>
              <w:spacing w:before="60" w:after="60"/>
              <w:ind w:right="419"/>
              <w:rPr>
                <w:i/>
                <w:iCs/>
                <w:sz w:val="20"/>
                <w:szCs w:val="20"/>
              </w:rPr>
            </w:pPr>
            <w:r w:rsidRPr="00D21917">
              <w:rPr>
                <w:rFonts w:eastAsia="Helvetica"/>
                <w:color w:val="000000"/>
                <w:sz w:val="20"/>
                <w:szCs w:val="20"/>
              </w:rPr>
              <w:t>138 [100, 169]</w:t>
            </w:r>
          </w:p>
        </w:tc>
        <w:tc>
          <w:tcPr>
            <w:tcW w:w="2595" w:type="dxa"/>
            <w:tcBorders>
              <w:top w:val="single" w:sz="4" w:space="0" w:color="auto"/>
            </w:tcBorders>
            <w:tcMar>
              <w:top w:w="0" w:type="dxa"/>
              <w:left w:w="60" w:type="dxa"/>
              <w:bottom w:w="0" w:type="dxa"/>
              <w:right w:w="60" w:type="dxa"/>
            </w:tcMar>
          </w:tcPr>
          <w:p w14:paraId="047637C1" w14:textId="7BCA25F9" w:rsidR="00DB684E" w:rsidRPr="006F1D1D" w:rsidRDefault="00DB684E" w:rsidP="00DB684E">
            <w:pPr>
              <w:spacing w:before="60" w:after="60"/>
              <w:ind w:right="419"/>
              <w:rPr>
                <w:i/>
                <w:iCs/>
                <w:sz w:val="20"/>
                <w:szCs w:val="20"/>
              </w:rPr>
            </w:pPr>
            <w:r w:rsidRPr="00D21917">
              <w:rPr>
                <w:rFonts w:eastAsia="Helvetica"/>
                <w:color w:val="000000"/>
                <w:sz w:val="20"/>
                <w:szCs w:val="20"/>
              </w:rPr>
              <w:t>180 [120, 240]</w:t>
            </w:r>
          </w:p>
        </w:tc>
        <w:tc>
          <w:tcPr>
            <w:tcW w:w="1335" w:type="dxa"/>
            <w:tcBorders>
              <w:top w:val="single" w:sz="4" w:space="0" w:color="auto"/>
            </w:tcBorders>
            <w:tcMar>
              <w:top w:w="0" w:type="dxa"/>
              <w:left w:w="60" w:type="dxa"/>
              <w:bottom w:w="0" w:type="dxa"/>
              <w:right w:w="60" w:type="dxa"/>
            </w:tcMar>
          </w:tcPr>
          <w:p w14:paraId="4645AB26" w14:textId="7AE88982" w:rsidR="00DB684E" w:rsidRPr="006F1D1D" w:rsidRDefault="00DB684E" w:rsidP="00DB684E">
            <w:pPr>
              <w:spacing w:before="60" w:after="60"/>
              <w:ind w:right="419"/>
              <w:rPr>
                <w:i/>
                <w:iCs/>
                <w:sz w:val="20"/>
                <w:szCs w:val="20"/>
              </w:rPr>
            </w:pPr>
            <w:r w:rsidRPr="00D21917">
              <w:rPr>
                <w:rFonts w:eastAsia="Helvetica"/>
                <w:color w:val="000000"/>
                <w:sz w:val="20"/>
                <w:szCs w:val="20"/>
              </w:rPr>
              <w:t>0.065</w:t>
            </w:r>
          </w:p>
        </w:tc>
      </w:tr>
      <w:tr w:rsidR="00DB684E" w:rsidRPr="006F1D1D" w14:paraId="507F97B5" w14:textId="77777777" w:rsidTr="00DC08D1">
        <w:trPr>
          <w:trHeight w:val="315"/>
        </w:trPr>
        <w:tc>
          <w:tcPr>
            <w:tcW w:w="2970" w:type="dxa"/>
            <w:tcMar>
              <w:top w:w="0" w:type="dxa"/>
              <w:left w:w="60" w:type="dxa"/>
              <w:bottom w:w="0" w:type="dxa"/>
              <w:right w:w="60" w:type="dxa"/>
            </w:tcMar>
          </w:tcPr>
          <w:p w14:paraId="2967BBB0" w14:textId="0B84F5F0" w:rsidR="00DB684E" w:rsidRPr="00DB684E" w:rsidRDefault="00DB684E" w:rsidP="00DB684E">
            <w:pPr>
              <w:spacing w:before="60" w:after="60"/>
              <w:ind w:right="419"/>
              <w:rPr>
                <w:sz w:val="20"/>
                <w:szCs w:val="20"/>
                <w:lang w:val="en-FR"/>
              </w:rPr>
            </w:pPr>
            <w:r>
              <w:rPr>
                <w:sz w:val="20"/>
                <w:szCs w:val="20"/>
              </w:rPr>
              <w:t>Conversion to open surgery</w:t>
            </w:r>
            <w:r w:rsidR="00297ED9" w:rsidRPr="006F1D1D">
              <w:rPr>
                <w:sz w:val="20"/>
                <w:szCs w:val="20"/>
              </w:rPr>
              <w:t>†</w:t>
            </w:r>
          </w:p>
        </w:tc>
        <w:tc>
          <w:tcPr>
            <w:tcW w:w="2550" w:type="dxa"/>
            <w:tcMar>
              <w:top w:w="0" w:type="dxa"/>
              <w:left w:w="60" w:type="dxa"/>
              <w:bottom w:w="0" w:type="dxa"/>
              <w:right w:w="60" w:type="dxa"/>
            </w:tcMar>
          </w:tcPr>
          <w:p w14:paraId="0B980E41" w14:textId="3B2D1D55"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49 (49%)</w:t>
            </w:r>
          </w:p>
        </w:tc>
        <w:tc>
          <w:tcPr>
            <w:tcW w:w="2595" w:type="dxa"/>
            <w:tcMar>
              <w:top w:w="0" w:type="dxa"/>
              <w:left w:w="60" w:type="dxa"/>
              <w:bottom w:w="0" w:type="dxa"/>
              <w:right w:w="60" w:type="dxa"/>
            </w:tcMar>
          </w:tcPr>
          <w:p w14:paraId="636799BF" w14:textId="4CCB24AA" w:rsidR="00DB684E" w:rsidRPr="00D21917" w:rsidRDefault="00DB684E" w:rsidP="00DB684E">
            <w:pPr>
              <w:spacing w:before="60" w:after="60"/>
              <w:ind w:right="419"/>
              <w:rPr>
                <w:rFonts w:eastAsia="Helvetica"/>
                <w:color w:val="000000"/>
                <w:sz w:val="20"/>
                <w:szCs w:val="20"/>
              </w:rPr>
            </w:pPr>
            <w:r>
              <w:rPr>
                <w:rFonts w:eastAsia="Helvetica"/>
                <w:color w:val="000000"/>
                <w:sz w:val="20"/>
                <w:szCs w:val="20"/>
              </w:rPr>
              <w:t xml:space="preserve">Not concerned </w:t>
            </w:r>
          </w:p>
        </w:tc>
        <w:tc>
          <w:tcPr>
            <w:tcW w:w="1335" w:type="dxa"/>
            <w:tcMar>
              <w:top w:w="0" w:type="dxa"/>
              <w:left w:w="60" w:type="dxa"/>
              <w:bottom w:w="0" w:type="dxa"/>
              <w:right w:w="60" w:type="dxa"/>
            </w:tcMar>
          </w:tcPr>
          <w:p w14:paraId="18820ED4" w14:textId="77777777" w:rsidR="00DB684E" w:rsidRPr="00D21917" w:rsidRDefault="00DB684E" w:rsidP="00DB684E">
            <w:pPr>
              <w:spacing w:before="60" w:after="60"/>
              <w:ind w:right="419"/>
              <w:rPr>
                <w:rFonts w:eastAsia="Helvetica"/>
                <w:color w:val="000000"/>
                <w:sz w:val="20"/>
                <w:szCs w:val="20"/>
              </w:rPr>
            </w:pPr>
          </w:p>
        </w:tc>
      </w:tr>
      <w:tr w:rsidR="00DB684E" w:rsidRPr="006F1D1D" w14:paraId="461F12D3" w14:textId="77777777" w:rsidTr="00DC08D1">
        <w:trPr>
          <w:trHeight w:val="315"/>
        </w:trPr>
        <w:tc>
          <w:tcPr>
            <w:tcW w:w="2970" w:type="dxa"/>
            <w:tcMar>
              <w:top w:w="0" w:type="dxa"/>
              <w:left w:w="60" w:type="dxa"/>
              <w:bottom w:w="0" w:type="dxa"/>
              <w:right w:w="60" w:type="dxa"/>
            </w:tcMar>
          </w:tcPr>
          <w:p w14:paraId="261D8738" w14:textId="0D7FF147" w:rsidR="00DB684E" w:rsidRPr="00DB684E" w:rsidRDefault="00DB684E" w:rsidP="00DB684E">
            <w:pPr>
              <w:spacing w:before="60" w:after="60"/>
              <w:ind w:right="419"/>
              <w:rPr>
                <w:sz w:val="20"/>
                <w:szCs w:val="20"/>
                <w:lang w:val="en-FR"/>
              </w:rPr>
            </w:pPr>
            <w:r w:rsidRPr="00DB684E">
              <w:rPr>
                <w:sz w:val="20"/>
                <w:szCs w:val="20"/>
                <w:lang w:val="en-FR"/>
              </w:rPr>
              <w:t>Splenic flexure mobilization</w:t>
            </w:r>
            <w:r w:rsidR="00CE2703">
              <w:rPr>
                <w:sz w:val="20"/>
                <w:szCs w:val="20"/>
                <w:lang w:val="en-FR"/>
              </w:rPr>
              <w:t>*</w:t>
            </w:r>
          </w:p>
        </w:tc>
        <w:tc>
          <w:tcPr>
            <w:tcW w:w="2550" w:type="dxa"/>
            <w:tcMar>
              <w:top w:w="0" w:type="dxa"/>
              <w:left w:w="60" w:type="dxa"/>
              <w:bottom w:w="0" w:type="dxa"/>
              <w:right w:w="60" w:type="dxa"/>
            </w:tcMar>
          </w:tcPr>
          <w:p w14:paraId="55D92631" w14:textId="01C68AA3"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15 (15%)</w:t>
            </w:r>
          </w:p>
        </w:tc>
        <w:tc>
          <w:tcPr>
            <w:tcW w:w="2595" w:type="dxa"/>
            <w:tcMar>
              <w:top w:w="0" w:type="dxa"/>
              <w:left w:w="60" w:type="dxa"/>
              <w:bottom w:w="0" w:type="dxa"/>
              <w:right w:w="60" w:type="dxa"/>
            </w:tcMar>
          </w:tcPr>
          <w:p w14:paraId="069AFE25" w14:textId="38C1447D"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73 (72%)</w:t>
            </w:r>
          </w:p>
        </w:tc>
        <w:tc>
          <w:tcPr>
            <w:tcW w:w="1335" w:type="dxa"/>
            <w:tcMar>
              <w:top w:w="0" w:type="dxa"/>
              <w:left w:w="60" w:type="dxa"/>
              <w:bottom w:w="0" w:type="dxa"/>
              <w:right w:w="60" w:type="dxa"/>
            </w:tcMar>
          </w:tcPr>
          <w:p w14:paraId="03148AD7" w14:textId="4E9CA892" w:rsidR="00DB684E" w:rsidRPr="006F1D1D" w:rsidRDefault="00DB684E" w:rsidP="00DB684E">
            <w:pPr>
              <w:spacing w:before="60" w:after="60"/>
              <w:ind w:right="419"/>
              <w:rPr>
                <w:sz w:val="20"/>
                <w:szCs w:val="20"/>
              </w:rPr>
            </w:pPr>
            <w:r w:rsidRPr="00D21917">
              <w:rPr>
                <w:rFonts w:eastAsia="Helvetica"/>
                <w:color w:val="000000"/>
                <w:sz w:val="20"/>
                <w:szCs w:val="20"/>
              </w:rPr>
              <w:t>&lt;0.001</w:t>
            </w:r>
            <w:r>
              <w:rPr>
                <w:rFonts w:eastAsia="Helvetica"/>
                <w:color w:val="000000"/>
                <w:sz w:val="20"/>
                <w:szCs w:val="20"/>
              </w:rPr>
              <w:t>*</w:t>
            </w:r>
          </w:p>
        </w:tc>
      </w:tr>
      <w:tr w:rsidR="00DB684E" w:rsidRPr="006F1D1D" w14:paraId="26A3A7B8" w14:textId="77777777" w:rsidTr="00DC08D1">
        <w:trPr>
          <w:trHeight w:val="315"/>
        </w:trPr>
        <w:tc>
          <w:tcPr>
            <w:tcW w:w="2970" w:type="dxa"/>
            <w:tcMar>
              <w:top w:w="0" w:type="dxa"/>
              <w:left w:w="60" w:type="dxa"/>
              <w:bottom w:w="0" w:type="dxa"/>
              <w:right w:w="60" w:type="dxa"/>
            </w:tcMar>
          </w:tcPr>
          <w:p w14:paraId="5025E454" w14:textId="0057E985" w:rsidR="00DB684E" w:rsidRDefault="00DB684E" w:rsidP="00DB684E">
            <w:pPr>
              <w:spacing w:before="60" w:after="60"/>
              <w:ind w:right="419"/>
              <w:rPr>
                <w:sz w:val="20"/>
                <w:szCs w:val="20"/>
              </w:rPr>
            </w:pPr>
            <w:r>
              <w:rPr>
                <w:sz w:val="20"/>
                <w:szCs w:val="20"/>
              </w:rPr>
              <w:t>High IMA ligation</w:t>
            </w:r>
            <w:r w:rsidR="00CE2703">
              <w:rPr>
                <w:sz w:val="20"/>
                <w:szCs w:val="20"/>
              </w:rPr>
              <w:t>*</w:t>
            </w:r>
          </w:p>
        </w:tc>
        <w:tc>
          <w:tcPr>
            <w:tcW w:w="2550" w:type="dxa"/>
            <w:tcMar>
              <w:top w:w="0" w:type="dxa"/>
              <w:left w:w="60" w:type="dxa"/>
              <w:bottom w:w="0" w:type="dxa"/>
              <w:right w:w="60" w:type="dxa"/>
            </w:tcMar>
          </w:tcPr>
          <w:p w14:paraId="58B537EA" w14:textId="4862AC78"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5 (</w:t>
            </w:r>
            <w:r>
              <w:rPr>
                <w:rFonts w:eastAsia="Helvetica"/>
                <w:color w:val="000000"/>
                <w:sz w:val="20"/>
                <w:szCs w:val="20"/>
              </w:rPr>
              <w:t>4</w:t>
            </w:r>
            <w:r w:rsidR="00442D46">
              <w:rPr>
                <w:rFonts w:eastAsia="Helvetica"/>
                <w:color w:val="000000"/>
                <w:sz w:val="20"/>
                <w:szCs w:val="20"/>
              </w:rPr>
              <w:t>.9</w:t>
            </w:r>
            <w:r w:rsidRPr="00D21917">
              <w:rPr>
                <w:rFonts w:eastAsia="Helvetica"/>
                <w:color w:val="000000"/>
                <w:sz w:val="20"/>
                <w:szCs w:val="20"/>
              </w:rPr>
              <w:t>%)</w:t>
            </w:r>
          </w:p>
        </w:tc>
        <w:tc>
          <w:tcPr>
            <w:tcW w:w="2595" w:type="dxa"/>
            <w:tcMar>
              <w:top w:w="0" w:type="dxa"/>
              <w:left w:w="60" w:type="dxa"/>
              <w:bottom w:w="0" w:type="dxa"/>
              <w:right w:w="60" w:type="dxa"/>
            </w:tcMar>
          </w:tcPr>
          <w:p w14:paraId="3B2EFE33" w14:textId="0D5E67DC"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14 (1</w:t>
            </w:r>
            <w:r>
              <w:rPr>
                <w:rFonts w:eastAsia="Helvetica"/>
                <w:color w:val="000000"/>
                <w:sz w:val="20"/>
                <w:szCs w:val="20"/>
              </w:rPr>
              <w:t>4</w:t>
            </w:r>
            <w:r w:rsidRPr="00D21917">
              <w:rPr>
                <w:rFonts w:eastAsia="Helvetica"/>
                <w:color w:val="000000"/>
                <w:sz w:val="20"/>
                <w:szCs w:val="20"/>
              </w:rPr>
              <w:t>%)</w:t>
            </w:r>
          </w:p>
        </w:tc>
        <w:tc>
          <w:tcPr>
            <w:tcW w:w="1335" w:type="dxa"/>
            <w:tcMar>
              <w:top w:w="0" w:type="dxa"/>
              <w:left w:w="60" w:type="dxa"/>
              <w:bottom w:w="0" w:type="dxa"/>
              <w:right w:w="60" w:type="dxa"/>
            </w:tcMar>
          </w:tcPr>
          <w:p w14:paraId="14DABD7A" w14:textId="6AFBC785" w:rsidR="00DB684E" w:rsidRPr="006F1D1D" w:rsidRDefault="00DB684E" w:rsidP="00DB684E">
            <w:pPr>
              <w:spacing w:before="60" w:after="60"/>
              <w:ind w:right="419"/>
              <w:rPr>
                <w:sz w:val="20"/>
                <w:szCs w:val="20"/>
              </w:rPr>
            </w:pPr>
            <w:r w:rsidRPr="00D21917">
              <w:rPr>
                <w:rFonts w:eastAsia="Helvetica"/>
                <w:color w:val="000000"/>
                <w:sz w:val="20"/>
                <w:szCs w:val="20"/>
              </w:rPr>
              <w:t>0.003</w:t>
            </w:r>
            <w:r>
              <w:rPr>
                <w:rFonts w:eastAsia="Helvetica"/>
                <w:color w:val="000000"/>
                <w:sz w:val="20"/>
                <w:szCs w:val="20"/>
              </w:rPr>
              <w:t>*</w:t>
            </w:r>
          </w:p>
        </w:tc>
      </w:tr>
      <w:tr w:rsidR="00DB684E" w:rsidRPr="006F1D1D" w14:paraId="25B4C8E6" w14:textId="77777777" w:rsidTr="00DC08D1">
        <w:trPr>
          <w:trHeight w:val="315"/>
        </w:trPr>
        <w:tc>
          <w:tcPr>
            <w:tcW w:w="2970" w:type="dxa"/>
            <w:tcMar>
              <w:top w:w="0" w:type="dxa"/>
              <w:left w:w="60" w:type="dxa"/>
              <w:bottom w:w="0" w:type="dxa"/>
              <w:right w:w="60" w:type="dxa"/>
            </w:tcMar>
          </w:tcPr>
          <w:p w14:paraId="1220B22D" w14:textId="01FCDBA1" w:rsidR="00DB684E" w:rsidRDefault="00DB684E" w:rsidP="00DB684E">
            <w:pPr>
              <w:spacing w:before="60" w:after="60"/>
              <w:ind w:right="419"/>
              <w:rPr>
                <w:sz w:val="20"/>
                <w:szCs w:val="20"/>
              </w:rPr>
            </w:pPr>
            <w:r>
              <w:rPr>
                <w:sz w:val="20"/>
                <w:szCs w:val="20"/>
              </w:rPr>
              <w:t>Anastomose type</w:t>
            </w:r>
          </w:p>
        </w:tc>
        <w:tc>
          <w:tcPr>
            <w:tcW w:w="2550" w:type="dxa"/>
            <w:tcMar>
              <w:top w:w="0" w:type="dxa"/>
              <w:left w:w="60" w:type="dxa"/>
              <w:bottom w:w="0" w:type="dxa"/>
              <w:right w:w="60" w:type="dxa"/>
            </w:tcMar>
          </w:tcPr>
          <w:p w14:paraId="0B602B69" w14:textId="77777777" w:rsidR="00DB684E" w:rsidRPr="00D21917" w:rsidRDefault="00DB684E" w:rsidP="00DB684E">
            <w:pPr>
              <w:spacing w:before="60" w:after="60"/>
              <w:ind w:right="419"/>
              <w:rPr>
                <w:rFonts w:eastAsia="Helvetica"/>
                <w:color w:val="000000"/>
                <w:sz w:val="20"/>
                <w:szCs w:val="20"/>
              </w:rPr>
            </w:pPr>
          </w:p>
        </w:tc>
        <w:tc>
          <w:tcPr>
            <w:tcW w:w="2595" w:type="dxa"/>
            <w:tcMar>
              <w:top w:w="0" w:type="dxa"/>
              <w:left w:w="60" w:type="dxa"/>
              <w:bottom w:w="0" w:type="dxa"/>
              <w:right w:w="60" w:type="dxa"/>
            </w:tcMar>
          </w:tcPr>
          <w:p w14:paraId="036E246E" w14:textId="77777777" w:rsidR="00DB684E" w:rsidRPr="00D21917" w:rsidRDefault="00DB684E" w:rsidP="00DB684E">
            <w:pPr>
              <w:spacing w:before="60" w:after="60"/>
              <w:ind w:right="419"/>
              <w:rPr>
                <w:rFonts w:eastAsia="Helvetica"/>
                <w:color w:val="000000"/>
                <w:sz w:val="20"/>
                <w:szCs w:val="20"/>
              </w:rPr>
            </w:pPr>
          </w:p>
        </w:tc>
        <w:tc>
          <w:tcPr>
            <w:tcW w:w="1335" w:type="dxa"/>
            <w:tcMar>
              <w:top w:w="0" w:type="dxa"/>
              <w:left w:w="60" w:type="dxa"/>
              <w:bottom w:w="0" w:type="dxa"/>
              <w:right w:w="60" w:type="dxa"/>
            </w:tcMar>
          </w:tcPr>
          <w:p w14:paraId="337835CD" w14:textId="77777777" w:rsidR="00DB684E" w:rsidRPr="00D21917" w:rsidRDefault="00DB684E" w:rsidP="00DB684E">
            <w:pPr>
              <w:spacing w:before="60" w:after="60"/>
              <w:ind w:right="419"/>
              <w:rPr>
                <w:rFonts w:eastAsia="Helvetica"/>
                <w:color w:val="000000"/>
                <w:sz w:val="20"/>
                <w:szCs w:val="20"/>
              </w:rPr>
            </w:pPr>
          </w:p>
        </w:tc>
      </w:tr>
      <w:tr w:rsidR="00DB684E" w:rsidRPr="006F1D1D" w14:paraId="107C5C32" w14:textId="77777777" w:rsidTr="00DC08D1">
        <w:trPr>
          <w:trHeight w:val="315"/>
        </w:trPr>
        <w:tc>
          <w:tcPr>
            <w:tcW w:w="2970" w:type="dxa"/>
            <w:tcMar>
              <w:top w:w="0" w:type="dxa"/>
              <w:left w:w="60" w:type="dxa"/>
              <w:bottom w:w="0" w:type="dxa"/>
              <w:right w:w="60" w:type="dxa"/>
            </w:tcMar>
          </w:tcPr>
          <w:p w14:paraId="3C4542F0" w14:textId="155938F8" w:rsidR="00DB684E" w:rsidRDefault="00DB684E" w:rsidP="00DB684E">
            <w:pPr>
              <w:spacing w:before="60" w:after="60"/>
              <w:ind w:left="230" w:right="419"/>
              <w:rPr>
                <w:sz w:val="20"/>
                <w:szCs w:val="20"/>
              </w:rPr>
            </w:pPr>
            <w:proofErr w:type="spellStart"/>
            <w:r>
              <w:rPr>
                <w:sz w:val="20"/>
                <w:szCs w:val="20"/>
              </w:rPr>
              <w:t>Laterolateral</w:t>
            </w:r>
            <w:proofErr w:type="spellEnd"/>
          </w:p>
        </w:tc>
        <w:tc>
          <w:tcPr>
            <w:tcW w:w="2550" w:type="dxa"/>
            <w:tcMar>
              <w:top w:w="0" w:type="dxa"/>
              <w:left w:w="60" w:type="dxa"/>
              <w:bottom w:w="0" w:type="dxa"/>
              <w:right w:w="60" w:type="dxa"/>
            </w:tcMar>
          </w:tcPr>
          <w:p w14:paraId="4825D764" w14:textId="38D9A69F" w:rsidR="00DB684E" w:rsidRPr="00D21917" w:rsidRDefault="00CE2703" w:rsidP="00DB684E">
            <w:pPr>
              <w:spacing w:before="60" w:after="60"/>
              <w:ind w:right="419"/>
              <w:rPr>
                <w:rFonts w:eastAsia="Helvetica"/>
                <w:color w:val="000000"/>
                <w:sz w:val="20"/>
                <w:szCs w:val="20"/>
              </w:rPr>
            </w:pPr>
            <w:r>
              <w:rPr>
                <w:rFonts w:eastAsia="Helvetica"/>
                <w:color w:val="000000"/>
                <w:sz w:val="20"/>
                <w:szCs w:val="20"/>
              </w:rPr>
              <w:t>Not concerned</w:t>
            </w:r>
          </w:p>
        </w:tc>
        <w:tc>
          <w:tcPr>
            <w:tcW w:w="2595" w:type="dxa"/>
            <w:tcMar>
              <w:top w:w="0" w:type="dxa"/>
              <w:left w:w="60" w:type="dxa"/>
              <w:bottom w:w="0" w:type="dxa"/>
              <w:right w:w="60" w:type="dxa"/>
            </w:tcMar>
          </w:tcPr>
          <w:p w14:paraId="6EC4E7E0" w14:textId="55E7EF35"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60 (</w:t>
            </w:r>
            <w:r>
              <w:rPr>
                <w:rFonts w:eastAsia="Helvetica"/>
                <w:color w:val="000000"/>
                <w:sz w:val="20"/>
                <w:szCs w:val="20"/>
              </w:rPr>
              <w:t>59</w:t>
            </w:r>
            <w:r w:rsidRPr="00D21917">
              <w:rPr>
                <w:rFonts w:eastAsia="Helvetica"/>
                <w:color w:val="000000"/>
                <w:sz w:val="20"/>
                <w:szCs w:val="20"/>
              </w:rPr>
              <w:t>%)</w:t>
            </w:r>
          </w:p>
        </w:tc>
        <w:tc>
          <w:tcPr>
            <w:tcW w:w="1335" w:type="dxa"/>
            <w:tcMar>
              <w:top w:w="0" w:type="dxa"/>
              <w:left w:w="60" w:type="dxa"/>
              <w:bottom w:w="0" w:type="dxa"/>
              <w:right w:w="60" w:type="dxa"/>
            </w:tcMar>
          </w:tcPr>
          <w:p w14:paraId="13006055" w14:textId="77777777" w:rsidR="00DB684E" w:rsidRPr="00D21917" w:rsidRDefault="00DB684E" w:rsidP="00DB684E">
            <w:pPr>
              <w:spacing w:before="60" w:after="60"/>
              <w:ind w:right="419"/>
              <w:rPr>
                <w:rFonts w:eastAsia="Helvetica"/>
                <w:color w:val="000000"/>
                <w:sz w:val="20"/>
                <w:szCs w:val="20"/>
              </w:rPr>
            </w:pPr>
          </w:p>
        </w:tc>
      </w:tr>
      <w:tr w:rsidR="00DB684E" w:rsidRPr="006F1D1D" w14:paraId="008D89A2" w14:textId="77777777" w:rsidTr="00DC08D1">
        <w:trPr>
          <w:trHeight w:val="315"/>
        </w:trPr>
        <w:tc>
          <w:tcPr>
            <w:tcW w:w="2970" w:type="dxa"/>
            <w:tcMar>
              <w:top w:w="0" w:type="dxa"/>
              <w:left w:w="60" w:type="dxa"/>
              <w:bottom w:w="0" w:type="dxa"/>
              <w:right w:w="60" w:type="dxa"/>
            </w:tcMar>
          </w:tcPr>
          <w:p w14:paraId="40F87D2D" w14:textId="30E908C7" w:rsidR="00DB684E" w:rsidRDefault="00DB684E" w:rsidP="00DB684E">
            <w:pPr>
              <w:spacing w:before="60" w:after="60"/>
              <w:ind w:left="230" w:right="419"/>
              <w:rPr>
                <w:sz w:val="20"/>
                <w:szCs w:val="20"/>
              </w:rPr>
            </w:pPr>
            <w:proofErr w:type="spellStart"/>
            <w:r>
              <w:rPr>
                <w:sz w:val="20"/>
                <w:szCs w:val="20"/>
              </w:rPr>
              <w:t>Terminoterminal</w:t>
            </w:r>
            <w:proofErr w:type="spellEnd"/>
          </w:p>
        </w:tc>
        <w:tc>
          <w:tcPr>
            <w:tcW w:w="2550" w:type="dxa"/>
            <w:tcMar>
              <w:top w:w="0" w:type="dxa"/>
              <w:left w:w="60" w:type="dxa"/>
              <w:bottom w:w="0" w:type="dxa"/>
              <w:right w:w="60" w:type="dxa"/>
            </w:tcMar>
          </w:tcPr>
          <w:p w14:paraId="17E6FE44" w14:textId="10D9F54F" w:rsidR="00DB684E" w:rsidRPr="00D21917" w:rsidRDefault="00CE2703" w:rsidP="00DB684E">
            <w:pPr>
              <w:spacing w:before="60" w:after="60"/>
              <w:ind w:right="419"/>
              <w:rPr>
                <w:rFonts w:eastAsia="Helvetica"/>
                <w:color w:val="000000"/>
                <w:sz w:val="20"/>
                <w:szCs w:val="20"/>
              </w:rPr>
            </w:pPr>
            <w:r>
              <w:rPr>
                <w:rFonts w:eastAsia="Helvetica"/>
                <w:color w:val="000000"/>
                <w:sz w:val="20"/>
                <w:szCs w:val="20"/>
              </w:rPr>
              <w:t>Not concerned</w:t>
            </w:r>
          </w:p>
        </w:tc>
        <w:tc>
          <w:tcPr>
            <w:tcW w:w="2595" w:type="dxa"/>
            <w:tcMar>
              <w:top w:w="0" w:type="dxa"/>
              <w:left w:w="60" w:type="dxa"/>
              <w:bottom w:w="0" w:type="dxa"/>
              <w:right w:w="60" w:type="dxa"/>
            </w:tcMar>
          </w:tcPr>
          <w:p w14:paraId="13B54528" w14:textId="212F7473" w:rsidR="00DB684E" w:rsidRPr="00D21917" w:rsidRDefault="00DB684E" w:rsidP="00DB684E">
            <w:pPr>
              <w:spacing w:before="60" w:after="60"/>
              <w:ind w:right="419"/>
              <w:rPr>
                <w:rFonts w:eastAsia="Helvetica"/>
                <w:color w:val="000000"/>
                <w:sz w:val="20"/>
                <w:szCs w:val="20"/>
              </w:rPr>
            </w:pPr>
            <w:r>
              <w:rPr>
                <w:rFonts w:eastAsia="Helvetica"/>
                <w:color w:val="000000"/>
                <w:sz w:val="20"/>
                <w:szCs w:val="20"/>
              </w:rPr>
              <w:t>32 (32%)</w:t>
            </w:r>
          </w:p>
        </w:tc>
        <w:tc>
          <w:tcPr>
            <w:tcW w:w="1335" w:type="dxa"/>
            <w:tcMar>
              <w:top w:w="0" w:type="dxa"/>
              <w:left w:w="60" w:type="dxa"/>
              <w:bottom w:w="0" w:type="dxa"/>
              <w:right w:w="60" w:type="dxa"/>
            </w:tcMar>
          </w:tcPr>
          <w:p w14:paraId="2C2AC9D4" w14:textId="77777777" w:rsidR="00DB684E" w:rsidRPr="00D21917" w:rsidRDefault="00DB684E" w:rsidP="00DB684E">
            <w:pPr>
              <w:spacing w:before="60" w:after="60"/>
              <w:ind w:right="419"/>
              <w:rPr>
                <w:rFonts w:eastAsia="Helvetica"/>
                <w:color w:val="000000"/>
                <w:sz w:val="20"/>
                <w:szCs w:val="20"/>
              </w:rPr>
            </w:pPr>
          </w:p>
        </w:tc>
      </w:tr>
      <w:tr w:rsidR="00DB684E" w:rsidRPr="006F1D1D" w14:paraId="34DEEACB" w14:textId="77777777" w:rsidTr="00DC08D1">
        <w:trPr>
          <w:trHeight w:val="315"/>
        </w:trPr>
        <w:tc>
          <w:tcPr>
            <w:tcW w:w="2970" w:type="dxa"/>
            <w:tcMar>
              <w:top w:w="0" w:type="dxa"/>
              <w:left w:w="60" w:type="dxa"/>
              <w:bottom w:w="0" w:type="dxa"/>
              <w:right w:w="60" w:type="dxa"/>
            </w:tcMar>
          </w:tcPr>
          <w:p w14:paraId="320F012D" w14:textId="6563426D" w:rsidR="00DB684E" w:rsidRDefault="00DB684E" w:rsidP="00DB684E">
            <w:pPr>
              <w:spacing w:before="60" w:after="60"/>
              <w:ind w:right="419"/>
              <w:rPr>
                <w:sz w:val="20"/>
                <w:szCs w:val="20"/>
              </w:rPr>
            </w:pPr>
            <w:r>
              <w:rPr>
                <w:sz w:val="20"/>
                <w:szCs w:val="20"/>
              </w:rPr>
              <w:t>Transfusion</w:t>
            </w:r>
          </w:p>
        </w:tc>
        <w:tc>
          <w:tcPr>
            <w:tcW w:w="2550" w:type="dxa"/>
            <w:tcMar>
              <w:top w:w="0" w:type="dxa"/>
              <w:left w:w="60" w:type="dxa"/>
              <w:bottom w:w="0" w:type="dxa"/>
              <w:right w:w="60" w:type="dxa"/>
            </w:tcMar>
          </w:tcPr>
          <w:p w14:paraId="04ACF138" w14:textId="2BF6E12C"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3 (3.3%)</w:t>
            </w:r>
          </w:p>
        </w:tc>
        <w:tc>
          <w:tcPr>
            <w:tcW w:w="2595" w:type="dxa"/>
            <w:tcMar>
              <w:top w:w="0" w:type="dxa"/>
              <w:left w:w="60" w:type="dxa"/>
              <w:bottom w:w="0" w:type="dxa"/>
              <w:right w:w="60" w:type="dxa"/>
            </w:tcMar>
          </w:tcPr>
          <w:p w14:paraId="79AEAAF6" w14:textId="392932A5"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4 (4.3%)</w:t>
            </w:r>
          </w:p>
        </w:tc>
        <w:tc>
          <w:tcPr>
            <w:tcW w:w="1335" w:type="dxa"/>
            <w:tcMar>
              <w:top w:w="0" w:type="dxa"/>
              <w:left w:w="60" w:type="dxa"/>
              <w:bottom w:w="0" w:type="dxa"/>
              <w:right w:w="60" w:type="dxa"/>
            </w:tcMar>
          </w:tcPr>
          <w:p w14:paraId="3CE1935B" w14:textId="7C88BFBA" w:rsidR="00DB684E" w:rsidRPr="006F1D1D" w:rsidRDefault="00DB684E" w:rsidP="00DB684E">
            <w:pPr>
              <w:spacing w:before="60" w:after="60"/>
              <w:ind w:right="419"/>
              <w:rPr>
                <w:sz w:val="20"/>
                <w:szCs w:val="20"/>
              </w:rPr>
            </w:pPr>
            <w:r w:rsidRPr="00D21917">
              <w:rPr>
                <w:rFonts w:eastAsia="Helvetica"/>
                <w:color w:val="000000"/>
                <w:sz w:val="20"/>
                <w:szCs w:val="20"/>
              </w:rPr>
              <w:t>&gt;0.9</w:t>
            </w:r>
          </w:p>
        </w:tc>
      </w:tr>
      <w:tr w:rsidR="00311966" w:rsidRPr="006F1D1D" w14:paraId="54F53A0C" w14:textId="77777777" w:rsidTr="00DB684E">
        <w:trPr>
          <w:trHeight w:val="315"/>
        </w:trPr>
        <w:tc>
          <w:tcPr>
            <w:tcW w:w="9450" w:type="dxa"/>
            <w:gridSpan w:val="4"/>
            <w:tcBorders>
              <w:top w:val="single" w:sz="4" w:space="0" w:color="auto"/>
              <w:bottom w:val="single" w:sz="4" w:space="0" w:color="auto"/>
            </w:tcBorders>
            <w:tcMar>
              <w:top w:w="0" w:type="dxa"/>
              <w:left w:w="60" w:type="dxa"/>
              <w:bottom w:w="0" w:type="dxa"/>
              <w:right w:w="60" w:type="dxa"/>
            </w:tcMar>
          </w:tcPr>
          <w:p w14:paraId="73AB027C" w14:textId="77777777" w:rsidR="00311966" w:rsidRDefault="00311966" w:rsidP="00145006">
            <w:pPr>
              <w:spacing w:before="60" w:after="60"/>
              <w:ind w:right="419"/>
              <w:rPr>
                <w:sz w:val="20"/>
                <w:szCs w:val="20"/>
              </w:rPr>
            </w:pPr>
            <w:r w:rsidRPr="006F1D1D">
              <w:rPr>
                <w:sz w:val="20"/>
                <w:szCs w:val="20"/>
              </w:rPr>
              <w:t>Quantitative variables are expressed as median (interquartile range [IQR]), and qualitative variables are expressed as frequencies and percentages.</w:t>
            </w:r>
          </w:p>
          <w:p w14:paraId="046294DB" w14:textId="6A750D00" w:rsidR="00DB684E" w:rsidRPr="006F1D1D" w:rsidRDefault="00DB684E" w:rsidP="00145006">
            <w:pPr>
              <w:spacing w:before="60" w:after="60"/>
              <w:ind w:right="419"/>
              <w:rPr>
                <w:sz w:val="20"/>
                <w:szCs w:val="20"/>
              </w:rPr>
            </w:pPr>
            <w:r>
              <w:rPr>
                <w:sz w:val="20"/>
                <w:szCs w:val="20"/>
              </w:rPr>
              <w:t>IMA, Inferior Mesentery Artery</w:t>
            </w:r>
          </w:p>
        </w:tc>
      </w:tr>
      <w:tr w:rsidR="00311966" w:rsidRPr="006F1D1D" w14:paraId="2AD30839" w14:textId="77777777" w:rsidTr="00DB684E">
        <w:trPr>
          <w:trHeight w:val="315"/>
        </w:trPr>
        <w:tc>
          <w:tcPr>
            <w:tcW w:w="9450" w:type="dxa"/>
            <w:gridSpan w:val="4"/>
            <w:tcBorders>
              <w:top w:val="single" w:sz="4" w:space="0" w:color="auto"/>
            </w:tcBorders>
            <w:tcMar>
              <w:top w:w="0" w:type="dxa"/>
              <w:left w:w="60" w:type="dxa"/>
              <w:bottom w:w="0" w:type="dxa"/>
              <w:right w:w="60" w:type="dxa"/>
            </w:tcMar>
          </w:tcPr>
          <w:p w14:paraId="250ACFCF" w14:textId="4ECEFD6E" w:rsidR="00311966" w:rsidRPr="006F1D1D" w:rsidRDefault="00311966" w:rsidP="00145006">
            <w:pPr>
              <w:spacing w:before="60" w:after="60"/>
              <w:ind w:right="419"/>
              <w:rPr>
                <w:sz w:val="20"/>
                <w:szCs w:val="20"/>
              </w:rPr>
            </w:pPr>
            <w:r w:rsidRPr="006F1D1D">
              <w:rPr>
                <w:sz w:val="20"/>
                <w:szCs w:val="20"/>
              </w:rPr>
              <w:t xml:space="preserve">* Statistically significant differences. </w:t>
            </w:r>
            <w:r w:rsidRPr="006F1D1D">
              <w:rPr>
                <w:sz w:val="20"/>
                <w:szCs w:val="20"/>
              </w:rPr>
              <w:br/>
              <w:t>† Reasons for conversion are</w:t>
            </w:r>
            <w:r w:rsidR="00CE2703">
              <w:rPr>
                <w:sz w:val="20"/>
                <w:szCs w:val="20"/>
              </w:rPr>
              <w:t xml:space="preserve"> unknown as they were not collected in the database. </w:t>
            </w:r>
          </w:p>
        </w:tc>
      </w:tr>
    </w:tbl>
    <w:p w14:paraId="1896A7DD" w14:textId="0CBE3BE0" w:rsidR="006B3587" w:rsidRPr="006F1D1D" w:rsidRDefault="006B3587" w:rsidP="00145006">
      <w:pPr>
        <w:ind w:right="419"/>
        <w:rPr>
          <w:sz w:val="22"/>
          <w:szCs w:val="22"/>
        </w:rPr>
      </w:pPr>
    </w:p>
    <w:p w14:paraId="4FDB5A74" w14:textId="149F65AA" w:rsidR="00894CF8" w:rsidRPr="006F1D1D" w:rsidRDefault="00894CF8" w:rsidP="00145006">
      <w:pPr>
        <w:ind w:right="419"/>
        <w:rPr>
          <w:b/>
          <w:bCs/>
        </w:rPr>
      </w:pPr>
      <w:r w:rsidRPr="006F1D1D">
        <w:rPr>
          <w:b/>
        </w:rPr>
        <w:br w:type="page"/>
      </w:r>
    </w:p>
    <w:p w14:paraId="01D1DC74" w14:textId="5C313747" w:rsidR="003B19D2" w:rsidRPr="006F1D1D" w:rsidRDefault="003B19D2" w:rsidP="00145006">
      <w:pPr>
        <w:pBdr>
          <w:top w:val="nil"/>
          <w:left w:val="nil"/>
          <w:bottom w:val="nil"/>
          <w:right w:val="nil"/>
          <w:between w:val="nil"/>
        </w:pBdr>
        <w:spacing w:line="480" w:lineRule="auto"/>
        <w:ind w:right="419"/>
        <w:rPr>
          <w:b/>
        </w:rPr>
      </w:pPr>
      <w:r w:rsidRPr="006F1D1D">
        <w:rPr>
          <w:b/>
        </w:rPr>
        <w:lastRenderedPageBreak/>
        <w:t xml:space="preserve">Table </w:t>
      </w:r>
      <w:r w:rsidR="006A251F" w:rsidRPr="006F1D1D">
        <w:rPr>
          <w:b/>
        </w:rPr>
        <w:t>3</w:t>
      </w:r>
      <w:r w:rsidR="00150709" w:rsidRPr="006F1D1D">
        <w:rPr>
          <w:b/>
        </w:rPr>
        <w:t>:</w:t>
      </w:r>
      <w:r w:rsidRPr="006F1D1D">
        <w:rPr>
          <w:b/>
        </w:rPr>
        <w:t xml:space="preserve"> Postoperative outcomes of propensity-score matched patients</w:t>
      </w:r>
    </w:p>
    <w:tbl>
      <w:tblPr>
        <w:tblStyle w:val="a1"/>
        <w:tblW w:w="9480" w:type="dxa"/>
        <w:tblInd w:w="0" w:type="dxa"/>
        <w:tblLayout w:type="fixed"/>
        <w:tblLook w:val="0600" w:firstRow="0" w:lastRow="0" w:firstColumn="0" w:lastColumn="0" w:noHBand="1" w:noVBand="1"/>
      </w:tblPr>
      <w:tblGrid>
        <w:gridCol w:w="3045"/>
        <w:gridCol w:w="2505"/>
        <w:gridCol w:w="2580"/>
        <w:gridCol w:w="1350"/>
      </w:tblGrid>
      <w:tr w:rsidR="005435BC" w:rsidRPr="006F1D1D" w14:paraId="207A1157" w14:textId="77777777" w:rsidTr="00145006">
        <w:trPr>
          <w:trHeight w:val="450"/>
        </w:trPr>
        <w:tc>
          <w:tcPr>
            <w:tcW w:w="3045" w:type="dxa"/>
            <w:tcBorders>
              <w:top w:val="single" w:sz="4" w:space="0" w:color="auto"/>
              <w:bottom w:val="single" w:sz="4" w:space="0" w:color="auto"/>
            </w:tcBorders>
            <w:tcMar>
              <w:top w:w="0" w:type="dxa"/>
              <w:left w:w="60" w:type="dxa"/>
              <w:bottom w:w="0" w:type="dxa"/>
              <w:right w:w="60" w:type="dxa"/>
            </w:tcMar>
          </w:tcPr>
          <w:p w14:paraId="126903A4" w14:textId="77777777" w:rsidR="005435BC" w:rsidRPr="006F1D1D" w:rsidRDefault="005435BC" w:rsidP="005435BC">
            <w:pPr>
              <w:spacing w:before="60" w:after="60"/>
              <w:rPr>
                <w:sz w:val="20"/>
                <w:szCs w:val="20"/>
              </w:rPr>
            </w:pPr>
          </w:p>
          <w:p w14:paraId="6E1CB3AA" w14:textId="28CE560F" w:rsidR="005435BC" w:rsidRPr="006F1D1D" w:rsidRDefault="005435BC" w:rsidP="005435BC">
            <w:pPr>
              <w:spacing w:before="60" w:after="60"/>
              <w:rPr>
                <w:b/>
                <w:bCs/>
                <w:sz w:val="20"/>
                <w:szCs w:val="20"/>
              </w:rPr>
            </w:pPr>
            <w:r w:rsidRPr="006F1D1D">
              <w:rPr>
                <w:b/>
                <w:bCs/>
                <w:sz w:val="20"/>
                <w:szCs w:val="20"/>
              </w:rPr>
              <w:t>Postoperative outcome</w:t>
            </w:r>
          </w:p>
        </w:tc>
        <w:tc>
          <w:tcPr>
            <w:tcW w:w="2505" w:type="dxa"/>
            <w:tcBorders>
              <w:top w:val="single" w:sz="4" w:space="0" w:color="auto"/>
              <w:bottom w:val="single" w:sz="4" w:space="0" w:color="auto"/>
            </w:tcBorders>
            <w:tcMar>
              <w:top w:w="0" w:type="dxa"/>
              <w:left w:w="60" w:type="dxa"/>
              <w:bottom w:w="0" w:type="dxa"/>
              <w:right w:w="60" w:type="dxa"/>
            </w:tcMar>
          </w:tcPr>
          <w:p w14:paraId="5E2571D3" w14:textId="189178B9" w:rsidR="005435BC" w:rsidRPr="006F1D1D" w:rsidRDefault="005435BC" w:rsidP="005435BC">
            <w:pPr>
              <w:spacing w:before="60" w:after="60"/>
              <w:rPr>
                <w:b/>
                <w:sz w:val="20"/>
                <w:szCs w:val="20"/>
              </w:rPr>
            </w:pPr>
            <w:r>
              <w:rPr>
                <w:b/>
                <w:sz w:val="20"/>
                <w:szCs w:val="20"/>
              </w:rPr>
              <w:t>LHP</w:t>
            </w:r>
            <w:r w:rsidRPr="006F1D1D">
              <w:rPr>
                <w:b/>
                <w:sz w:val="20"/>
                <w:szCs w:val="20"/>
              </w:rPr>
              <w:t xml:space="preserve"> (N = </w:t>
            </w:r>
            <w:r>
              <w:rPr>
                <w:b/>
                <w:sz w:val="20"/>
                <w:szCs w:val="20"/>
              </w:rPr>
              <w:t>101</w:t>
            </w:r>
            <w:r w:rsidRPr="006F1D1D">
              <w:rPr>
                <w:b/>
                <w:sz w:val="20"/>
                <w:szCs w:val="20"/>
              </w:rPr>
              <w:t>)</w:t>
            </w:r>
          </w:p>
        </w:tc>
        <w:tc>
          <w:tcPr>
            <w:tcW w:w="2580" w:type="dxa"/>
            <w:tcBorders>
              <w:top w:val="single" w:sz="4" w:space="0" w:color="auto"/>
              <w:bottom w:val="single" w:sz="4" w:space="0" w:color="auto"/>
            </w:tcBorders>
            <w:tcMar>
              <w:top w:w="0" w:type="dxa"/>
              <w:left w:w="60" w:type="dxa"/>
              <w:bottom w:w="0" w:type="dxa"/>
              <w:right w:w="60" w:type="dxa"/>
            </w:tcMar>
          </w:tcPr>
          <w:p w14:paraId="5D8C893C" w14:textId="317C75F0" w:rsidR="005435BC" w:rsidRPr="006F1D1D" w:rsidRDefault="005435BC" w:rsidP="005435BC">
            <w:pPr>
              <w:spacing w:before="60" w:after="60"/>
              <w:rPr>
                <w:b/>
                <w:sz w:val="20"/>
                <w:szCs w:val="20"/>
              </w:rPr>
            </w:pPr>
            <w:r>
              <w:rPr>
                <w:b/>
                <w:sz w:val="20"/>
                <w:szCs w:val="20"/>
              </w:rPr>
              <w:t>OPA</w:t>
            </w:r>
            <w:r w:rsidRPr="006F1D1D">
              <w:rPr>
                <w:b/>
                <w:sz w:val="20"/>
                <w:szCs w:val="20"/>
              </w:rPr>
              <w:t xml:space="preserve"> (N = </w:t>
            </w:r>
            <w:r>
              <w:rPr>
                <w:b/>
                <w:sz w:val="20"/>
                <w:szCs w:val="20"/>
              </w:rPr>
              <w:t>101</w:t>
            </w:r>
            <w:r w:rsidRPr="006F1D1D">
              <w:rPr>
                <w:b/>
                <w:sz w:val="20"/>
                <w:szCs w:val="20"/>
              </w:rPr>
              <w:t>)</w:t>
            </w:r>
          </w:p>
        </w:tc>
        <w:tc>
          <w:tcPr>
            <w:tcW w:w="1350" w:type="dxa"/>
            <w:tcBorders>
              <w:top w:val="single" w:sz="4" w:space="0" w:color="auto"/>
              <w:bottom w:val="single" w:sz="4" w:space="0" w:color="auto"/>
            </w:tcBorders>
            <w:tcMar>
              <w:top w:w="0" w:type="dxa"/>
              <w:left w:w="60" w:type="dxa"/>
              <w:bottom w:w="0" w:type="dxa"/>
              <w:right w:w="60" w:type="dxa"/>
            </w:tcMar>
          </w:tcPr>
          <w:p w14:paraId="7379BDFA" w14:textId="3E9E999E" w:rsidR="005435BC" w:rsidRPr="006F1D1D" w:rsidRDefault="005435BC" w:rsidP="005435BC">
            <w:pPr>
              <w:spacing w:before="60" w:after="60"/>
              <w:rPr>
                <w:b/>
                <w:sz w:val="20"/>
                <w:szCs w:val="20"/>
              </w:rPr>
            </w:pPr>
            <w:r w:rsidRPr="006F1D1D">
              <w:rPr>
                <w:b/>
                <w:sz w:val="20"/>
                <w:szCs w:val="20"/>
              </w:rPr>
              <w:t>p-value</w:t>
            </w:r>
          </w:p>
        </w:tc>
      </w:tr>
      <w:tr w:rsidR="005435BC" w:rsidRPr="006F1D1D" w14:paraId="0059A045" w14:textId="77777777" w:rsidTr="00CE2703">
        <w:trPr>
          <w:trHeight w:val="345"/>
        </w:trPr>
        <w:tc>
          <w:tcPr>
            <w:tcW w:w="3045" w:type="dxa"/>
            <w:tcBorders>
              <w:top w:val="single" w:sz="4" w:space="0" w:color="auto"/>
            </w:tcBorders>
            <w:tcMar>
              <w:top w:w="0" w:type="dxa"/>
              <w:left w:w="60" w:type="dxa"/>
              <w:bottom w:w="0" w:type="dxa"/>
              <w:right w:w="60" w:type="dxa"/>
            </w:tcMar>
          </w:tcPr>
          <w:p w14:paraId="05F7F147" w14:textId="29316D25" w:rsidR="005435BC" w:rsidRPr="006F1D1D" w:rsidRDefault="005435BC" w:rsidP="005435BC">
            <w:pPr>
              <w:spacing w:before="60" w:after="60"/>
              <w:rPr>
                <w:sz w:val="20"/>
                <w:szCs w:val="20"/>
              </w:rPr>
            </w:pPr>
            <w:proofErr w:type="gramStart"/>
            <w:r w:rsidRPr="000862A7">
              <w:rPr>
                <w:sz w:val="20"/>
                <w:szCs w:val="20"/>
              </w:rPr>
              <w:t>Overall</w:t>
            </w:r>
            <w:proofErr w:type="gramEnd"/>
            <w:r w:rsidRPr="000862A7">
              <w:rPr>
                <w:sz w:val="20"/>
                <w:szCs w:val="20"/>
              </w:rPr>
              <w:t xml:space="preserve"> </w:t>
            </w:r>
            <w:r>
              <w:rPr>
                <w:sz w:val="20"/>
                <w:szCs w:val="20"/>
              </w:rPr>
              <w:t>9</w:t>
            </w:r>
            <w:r w:rsidRPr="000862A7">
              <w:rPr>
                <w:sz w:val="20"/>
                <w:szCs w:val="20"/>
              </w:rPr>
              <w:t>0</w:t>
            </w:r>
            <w:r>
              <w:rPr>
                <w:sz w:val="20"/>
                <w:szCs w:val="20"/>
              </w:rPr>
              <w:t xml:space="preserve"> </w:t>
            </w:r>
            <w:r w:rsidRPr="000862A7">
              <w:rPr>
                <w:sz w:val="20"/>
                <w:szCs w:val="20"/>
              </w:rPr>
              <w:t>d</w:t>
            </w:r>
            <w:r>
              <w:rPr>
                <w:sz w:val="20"/>
                <w:szCs w:val="20"/>
              </w:rPr>
              <w:t>ays</w:t>
            </w:r>
            <w:r w:rsidRPr="000862A7">
              <w:rPr>
                <w:sz w:val="20"/>
                <w:szCs w:val="20"/>
              </w:rPr>
              <w:t xml:space="preserve"> morbidity</w:t>
            </w:r>
          </w:p>
        </w:tc>
        <w:tc>
          <w:tcPr>
            <w:tcW w:w="2505" w:type="dxa"/>
            <w:tcBorders>
              <w:top w:val="single" w:sz="4" w:space="0" w:color="auto"/>
            </w:tcBorders>
            <w:tcMar>
              <w:top w:w="0" w:type="dxa"/>
              <w:left w:w="60" w:type="dxa"/>
              <w:bottom w:w="0" w:type="dxa"/>
              <w:right w:w="60" w:type="dxa"/>
            </w:tcMar>
          </w:tcPr>
          <w:p w14:paraId="13EFECE3" w14:textId="745FFB5F" w:rsidR="005435BC" w:rsidRPr="006F1D1D" w:rsidRDefault="005435BC" w:rsidP="005435BC">
            <w:pPr>
              <w:spacing w:before="60" w:after="60"/>
              <w:rPr>
                <w:sz w:val="20"/>
                <w:szCs w:val="20"/>
              </w:rPr>
            </w:pPr>
            <w:r w:rsidRPr="008B789D">
              <w:rPr>
                <w:rFonts w:eastAsia="Helvetica"/>
                <w:color w:val="000000"/>
                <w:sz w:val="20"/>
                <w:szCs w:val="20"/>
              </w:rPr>
              <w:t>54 (53%)</w:t>
            </w:r>
          </w:p>
        </w:tc>
        <w:tc>
          <w:tcPr>
            <w:tcW w:w="2580" w:type="dxa"/>
            <w:tcBorders>
              <w:top w:val="single" w:sz="4" w:space="0" w:color="auto"/>
            </w:tcBorders>
            <w:tcMar>
              <w:top w:w="0" w:type="dxa"/>
              <w:left w:w="60" w:type="dxa"/>
              <w:bottom w:w="0" w:type="dxa"/>
              <w:right w:w="60" w:type="dxa"/>
            </w:tcMar>
          </w:tcPr>
          <w:p w14:paraId="765F8DDD" w14:textId="7BC069C4" w:rsidR="005435BC" w:rsidRPr="006F1D1D" w:rsidRDefault="005435BC" w:rsidP="005435BC">
            <w:pPr>
              <w:spacing w:before="60" w:after="60"/>
              <w:rPr>
                <w:sz w:val="20"/>
                <w:szCs w:val="20"/>
              </w:rPr>
            </w:pPr>
            <w:r w:rsidRPr="008B789D">
              <w:rPr>
                <w:rFonts w:eastAsia="Helvetica"/>
                <w:color w:val="000000"/>
                <w:sz w:val="20"/>
                <w:szCs w:val="20"/>
              </w:rPr>
              <w:t>50 (50%)</w:t>
            </w:r>
          </w:p>
        </w:tc>
        <w:tc>
          <w:tcPr>
            <w:tcW w:w="1350" w:type="dxa"/>
            <w:tcBorders>
              <w:top w:val="single" w:sz="4" w:space="0" w:color="auto"/>
            </w:tcBorders>
            <w:tcMar>
              <w:top w:w="0" w:type="dxa"/>
              <w:left w:w="60" w:type="dxa"/>
              <w:bottom w:w="0" w:type="dxa"/>
              <w:right w:w="60" w:type="dxa"/>
            </w:tcMar>
          </w:tcPr>
          <w:p w14:paraId="4AD2497A" w14:textId="527A3838" w:rsidR="005435BC" w:rsidRPr="006F1D1D" w:rsidRDefault="005435BC" w:rsidP="005435BC">
            <w:pPr>
              <w:spacing w:before="60" w:after="60"/>
              <w:rPr>
                <w:sz w:val="20"/>
                <w:szCs w:val="20"/>
              </w:rPr>
            </w:pPr>
            <w:r w:rsidRPr="008B789D">
              <w:rPr>
                <w:rFonts w:eastAsia="Helvetica"/>
                <w:color w:val="000000"/>
                <w:sz w:val="20"/>
                <w:szCs w:val="20"/>
              </w:rPr>
              <w:t>0.6</w:t>
            </w:r>
          </w:p>
        </w:tc>
      </w:tr>
      <w:tr w:rsidR="005435BC" w:rsidRPr="006F1D1D" w14:paraId="7D5FC2ED" w14:textId="77777777" w:rsidTr="00CE2703">
        <w:trPr>
          <w:trHeight w:val="345"/>
        </w:trPr>
        <w:tc>
          <w:tcPr>
            <w:tcW w:w="3045" w:type="dxa"/>
            <w:tcMar>
              <w:top w:w="0" w:type="dxa"/>
              <w:left w:w="60" w:type="dxa"/>
              <w:bottom w:w="0" w:type="dxa"/>
              <w:right w:w="60" w:type="dxa"/>
            </w:tcMar>
          </w:tcPr>
          <w:p w14:paraId="6147CF77" w14:textId="44E80AC7" w:rsidR="005435BC" w:rsidRPr="000862A7" w:rsidRDefault="005435BC" w:rsidP="005435BC">
            <w:pPr>
              <w:spacing w:before="60" w:after="60"/>
              <w:rPr>
                <w:sz w:val="20"/>
                <w:szCs w:val="20"/>
              </w:rPr>
            </w:pPr>
            <w:proofErr w:type="gramStart"/>
            <w:r w:rsidRPr="000862A7">
              <w:rPr>
                <w:sz w:val="20"/>
                <w:szCs w:val="20"/>
              </w:rPr>
              <w:t>Overall</w:t>
            </w:r>
            <w:proofErr w:type="gramEnd"/>
            <w:r w:rsidRPr="000862A7">
              <w:rPr>
                <w:sz w:val="20"/>
                <w:szCs w:val="20"/>
              </w:rPr>
              <w:t xml:space="preserve"> </w:t>
            </w:r>
            <w:r>
              <w:rPr>
                <w:sz w:val="20"/>
                <w:szCs w:val="20"/>
              </w:rPr>
              <w:t>9</w:t>
            </w:r>
            <w:r w:rsidRPr="000862A7">
              <w:rPr>
                <w:sz w:val="20"/>
                <w:szCs w:val="20"/>
              </w:rPr>
              <w:t>0</w:t>
            </w:r>
            <w:r>
              <w:rPr>
                <w:sz w:val="20"/>
                <w:szCs w:val="20"/>
              </w:rPr>
              <w:t xml:space="preserve"> </w:t>
            </w:r>
            <w:r w:rsidRPr="000862A7">
              <w:rPr>
                <w:sz w:val="20"/>
                <w:szCs w:val="20"/>
              </w:rPr>
              <w:t>d</w:t>
            </w:r>
            <w:r>
              <w:rPr>
                <w:sz w:val="20"/>
                <w:szCs w:val="20"/>
              </w:rPr>
              <w:t>ays</w:t>
            </w:r>
            <w:r w:rsidRPr="000862A7">
              <w:rPr>
                <w:sz w:val="20"/>
                <w:szCs w:val="20"/>
              </w:rPr>
              <w:t xml:space="preserve"> </w:t>
            </w:r>
            <w:r>
              <w:rPr>
                <w:sz w:val="20"/>
                <w:szCs w:val="20"/>
              </w:rPr>
              <w:t>mortality</w:t>
            </w:r>
          </w:p>
        </w:tc>
        <w:tc>
          <w:tcPr>
            <w:tcW w:w="2505" w:type="dxa"/>
            <w:tcMar>
              <w:top w:w="0" w:type="dxa"/>
              <w:left w:w="60" w:type="dxa"/>
              <w:bottom w:w="0" w:type="dxa"/>
              <w:right w:w="60" w:type="dxa"/>
            </w:tcMar>
          </w:tcPr>
          <w:p w14:paraId="1AEEE6DE" w14:textId="7D47FF57" w:rsidR="005435BC" w:rsidRPr="006F1D1D" w:rsidRDefault="005435BC" w:rsidP="005435BC">
            <w:pPr>
              <w:spacing w:before="60" w:after="60"/>
              <w:rPr>
                <w:sz w:val="20"/>
                <w:szCs w:val="20"/>
              </w:rPr>
            </w:pPr>
            <w:r w:rsidRPr="008B789D">
              <w:rPr>
                <w:rFonts w:eastAsia="Helvetica"/>
                <w:color w:val="000000"/>
                <w:sz w:val="20"/>
                <w:szCs w:val="20"/>
              </w:rPr>
              <w:t>5 (5.0%)</w:t>
            </w:r>
          </w:p>
        </w:tc>
        <w:tc>
          <w:tcPr>
            <w:tcW w:w="2580" w:type="dxa"/>
            <w:tcMar>
              <w:top w:w="0" w:type="dxa"/>
              <w:left w:w="60" w:type="dxa"/>
              <w:bottom w:w="0" w:type="dxa"/>
              <w:right w:w="60" w:type="dxa"/>
            </w:tcMar>
          </w:tcPr>
          <w:p w14:paraId="5A1B95EF" w14:textId="158DC0B6" w:rsidR="005435BC" w:rsidRPr="006F1D1D" w:rsidRDefault="005435BC" w:rsidP="005435BC">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6F53D002" w14:textId="3D70CDF3" w:rsidR="005435BC" w:rsidRPr="006F1D1D" w:rsidRDefault="005435BC" w:rsidP="005435BC">
            <w:pPr>
              <w:spacing w:before="60" w:after="60"/>
              <w:rPr>
                <w:sz w:val="20"/>
                <w:szCs w:val="20"/>
              </w:rPr>
            </w:pPr>
            <w:r w:rsidRPr="008B789D">
              <w:rPr>
                <w:rFonts w:eastAsia="Helvetica"/>
                <w:color w:val="000000"/>
                <w:sz w:val="20"/>
                <w:szCs w:val="20"/>
              </w:rPr>
              <w:t>0.5</w:t>
            </w:r>
          </w:p>
        </w:tc>
      </w:tr>
      <w:tr w:rsidR="00EC1366" w:rsidRPr="006F1D1D" w14:paraId="5D6A50CB" w14:textId="77777777" w:rsidTr="00CE2703">
        <w:trPr>
          <w:trHeight w:val="345"/>
        </w:trPr>
        <w:tc>
          <w:tcPr>
            <w:tcW w:w="3045" w:type="dxa"/>
            <w:tcMar>
              <w:top w:w="0" w:type="dxa"/>
              <w:left w:w="60" w:type="dxa"/>
              <w:bottom w:w="0" w:type="dxa"/>
              <w:right w:w="60" w:type="dxa"/>
            </w:tcMar>
          </w:tcPr>
          <w:p w14:paraId="12A2B397" w14:textId="2F12BD93" w:rsidR="00EC1366" w:rsidRPr="000862A7" w:rsidRDefault="00EC1366" w:rsidP="00EC1366">
            <w:pPr>
              <w:spacing w:before="60" w:after="60"/>
              <w:rPr>
                <w:sz w:val="20"/>
                <w:szCs w:val="20"/>
              </w:rPr>
            </w:pPr>
            <w:r>
              <w:rPr>
                <w:sz w:val="20"/>
                <w:szCs w:val="20"/>
              </w:rPr>
              <w:t>ICU hospitalization, %</w:t>
            </w:r>
          </w:p>
        </w:tc>
        <w:tc>
          <w:tcPr>
            <w:tcW w:w="2505" w:type="dxa"/>
            <w:tcMar>
              <w:top w:w="0" w:type="dxa"/>
              <w:left w:w="60" w:type="dxa"/>
              <w:bottom w:w="0" w:type="dxa"/>
              <w:right w:w="60" w:type="dxa"/>
            </w:tcMar>
          </w:tcPr>
          <w:p w14:paraId="06D074A9" w14:textId="5467CDCB"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16 (16%)</w:t>
            </w:r>
          </w:p>
        </w:tc>
        <w:tc>
          <w:tcPr>
            <w:tcW w:w="2580" w:type="dxa"/>
            <w:tcMar>
              <w:top w:w="0" w:type="dxa"/>
              <w:left w:w="60" w:type="dxa"/>
              <w:bottom w:w="0" w:type="dxa"/>
              <w:right w:w="60" w:type="dxa"/>
            </w:tcMar>
          </w:tcPr>
          <w:p w14:paraId="061831D8" w14:textId="2D4EC3C2"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11 (11%)</w:t>
            </w:r>
          </w:p>
        </w:tc>
        <w:tc>
          <w:tcPr>
            <w:tcW w:w="1350" w:type="dxa"/>
            <w:tcMar>
              <w:top w:w="0" w:type="dxa"/>
              <w:left w:w="60" w:type="dxa"/>
              <w:bottom w:w="0" w:type="dxa"/>
              <w:right w:w="60" w:type="dxa"/>
            </w:tcMar>
          </w:tcPr>
          <w:p w14:paraId="693CD2A7" w14:textId="41B8A93E"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0.3</w:t>
            </w:r>
          </w:p>
        </w:tc>
      </w:tr>
      <w:tr w:rsidR="005435BC" w:rsidRPr="006F1D1D" w14:paraId="2DD820DA" w14:textId="77777777" w:rsidTr="00CE2703">
        <w:trPr>
          <w:trHeight w:val="345"/>
        </w:trPr>
        <w:tc>
          <w:tcPr>
            <w:tcW w:w="3045" w:type="dxa"/>
            <w:tcMar>
              <w:top w:w="0" w:type="dxa"/>
              <w:left w:w="60" w:type="dxa"/>
              <w:bottom w:w="0" w:type="dxa"/>
              <w:right w:w="60" w:type="dxa"/>
            </w:tcMar>
          </w:tcPr>
          <w:p w14:paraId="70687BED" w14:textId="33FD8212" w:rsidR="005435BC" w:rsidRPr="006F1D1D" w:rsidRDefault="005435BC" w:rsidP="005435BC">
            <w:pPr>
              <w:spacing w:before="60" w:after="60"/>
              <w:rPr>
                <w:sz w:val="20"/>
                <w:szCs w:val="20"/>
              </w:rPr>
            </w:pPr>
            <w:r w:rsidRPr="000862A7">
              <w:rPr>
                <w:sz w:val="20"/>
                <w:szCs w:val="20"/>
              </w:rPr>
              <w:t>Dindo-</w:t>
            </w:r>
            <w:proofErr w:type="spellStart"/>
            <w:r w:rsidRPr="000862A7">
              <w:rPr>
                <w:sz w:val="20"/>
                <w:szCs w:val="20"/>
              </w:rPr>
              <w:t>Clavien</w:t>
            </w:r>
            <w:proofErr w:type="spellEnd"/>
          </w:p>
        </w:tc>
        <w:tc>
          <w:tcPr>
            <w:tcW w:w="2505" w:type="dxa"/>
            <w:tcMar>
              <w:top w:w="0" w:type="dxa"/>
              <w:left w:w="60" w:type="dxa"/>
              <w:bottom w:w="0" w:type="dxa"/>
              <w:right w:w="60" w:type="dxa"/>
            </w:tcMar>
          </w:tcPr>
          <w:p w14:paraId="736722AA" w14:textId="77777777" w:rsidR="005435BC" w:rsidRPr="006F1D1D" w:rsidRDefault="005435BC" w:rsidP="005435BC">
            <w:pPr>
              <w:spacing w:before="60" w:after="60"/>
              <w:rPr>
                <w:sz w:val="20"/>
                <w:szCs w:val="20"/>
              </w:rPr>
            </w:pPr>
          </w:p>
        </w:tc>
        <w:tc>
          <w:tcPr>
            <w:tcW w:w="2580" w:type="dxa"/>
            <w:tcMar>
              <w:top w:w="0" w:type="dxa"/>
              <w:left w:w="60" w:type="dxa"/>
              <w:bottom w:w="0" w:type="dxa"/>
              <w:right w:w="60" w:type="dxa"/>
            </w:tcMar>
          </w:tcPr>
          <w:p w14:paraId="56A9BF6E" w14:textId="77777777" w:rsidR="005435BC" w:rsidRPr="006F1D1D" w:rsidRDefault="005435BC" w:rsidP="005435BC">
            <w:pPr>
              <w:spacing w:before="60" w:after="60"/>
              <w:rPr>
                <w:sz w:val="20"/>
                <w:szCs w:val="20"/>
              </w:rPr>
            </w:pPr>
          </w:p>
        </w:tc>
        <w:tc>
          <w:tcPr>
            <w:tcW w:w="1350" w:type="dxa"/>
            <w:tcMar>
              <w:top w:w="0" w:type="dxa"/>
              <w:left w:w="60" w:type="dxa"/>
              <w:bottom w:w="0" w:type="dxa"/>
              <w:right w:w="60" w:type="dxa"/>
            </w:tcMar>
          </w:tcPr>
          <w:p w14:paraId="4921B98D" w14:textId="2C19FD1F" w:rsidR="005435BC" w:rsidRPr="006F1D1D" w:rsidRDefault="00A334DA" w:rsidP="005435BC">
            <w:pPr>
              <w:spacing w:before="60" w:after="60"/>
              <w:rPr>
                <w:sz w:val="20"/>
                <w:szCs w:val="20"/>
              </w:rPr>
            </w:pPr>
            <w:r>
              <w:rPr>
                <w:sz w:val="20"/>
                <w:szCs w:val="20"/>
              </w:rPr>
              <w:t>0.5</w:t>
            </w:r>
          </w:p>
        </w:tc>
      </w:tr>
      <w:tr w:rsidR="005435BC" w:rsidRPr="006F1D1D" w14:paraId="2A9F07DA" w14:textId="77777777" w:rsidTr="00CE2703">
        <w:trPr>
          <w:trHeight w:val="345"/>
        </w:trPr>
        <w:tc>
          <w:tcPr>
            <w:tcW w:w="3045" w:type="dxa"/>
            <w:tcMar>
              <w:top w:w="0" w:type="dxa"/>
              <w:left w:w="60" w:type="dxa"/>
              <w:bottom w:w="0" w:type="dxa"/>
              <w:right w:w="60" w:type="dxa"/>
            </w:tcMar>
          </w:tcPr>
          <w:p w14:paraId="639525CF" w14:textId="1F73BD2A" w:rsidR="005435BC" w:rsidRPr="006F1D1D" w:rsidRDefault="005435BC" w:rsidP="005435BC">
            <w:pPr>
              <w:spacing w:before="60" w:after="60"/>
              <w:rPr>
                <w:sz w:val="20"/>
                <w:szCs w:val="20"/>
              </w:rPr>
            </w:pPr>
            <w:r w:rsidRPr="000862A7">
              <w:rPr>
                <w:sz w:val="20"/>
                <w:szCs w:val="20"/>
              </w:rPr>
              <w:t>1</w:t>
            </w:r>
          </w:p>
        </w:tc>
        <w:tc>
          <w:tcPr>
            <w:tcW w:w="2505" w:type="dxa"/>
            <w:tcMar>
              <w:top w:w="0" w:type="dxa"/>
              <w:left w:w="60" w:type="dxa"/>
              <w:bottom w:w="0" w:type="dxa"/>
              <w:right w:w="60" w:type="dxa"/>
            </w:tcMar>
          </w:tcPr>
          <w:p w14:paraId="6BD85A73" w14:textId="678EF916" w:rsidR="005435BC" w:rsidRPr="006F1D1D" w:rsidRDefault="005435BC" w:rsidP="005435BC">
            <w:pPr>
              <w:spacing w:before="60" w:after="60"/>
              <w:rPr>
                <w:sz w:val="20"/>
                <w:szCs w:val="20"/>
              </w:rPr>
            </w:pPr>
            <w:r w:rsidRPr="008B789D">
              <w:rPr>
                <w:rFonts w:eastAsia="Helvetica"/>
                <w:color w:val="000000"/>
                <w:sz w:val="20"/>
                <w:szCs w:val="20"/>
              </w:rPr>
              <w:t>29 (29%)</w:t>
            </w:r>
          </w:p>
        </w:tc>
        <w:tc>
          <w:tcPr>
            <w:tcW w:w="2580" w:type="dxa"/>
            <w:tcMar>
              <w:top w:w="0" w:type="dxa"/>
              <w:left w:w="60" w:type="dxa"/>
              <w:bottom w:w="0" w:type="dxa"/>
              <w:right w:w="60" w:type="dxa"/>
            </w:tcMar>
          </w:tcPr>
          <w:p w14:paraId="6612EF54" w14:textId="72F6A385" w:rsidR="005435BC" w:rsidRPr="006F1D1D" w:rsidRDefault="005435BC" w:rsidP="005435BC">
            <w:pPr>
              <w:spacing w:before="60" w:after="60"/>
              <w:rPr>
                <w:sz w:val="20"/>
                <w:szCs w:val="20"/>
              </w:rPr>
            </w:pPr>
            <w:r w:rsidRPr="008B789D">
              <w:rPr>
                <w:rFonts w:eastAsia="Helvetica"/>
                <w:color w:val="000000"/>
                <w:sz w:val="20"/>
                <w:szCs w:val="20"/>
              </w:rPr>
              <w:t>34 (34%)</w:t>
            </w:r>
          </w:p>
        </w:tc>
        <w:tc>
          <w:tcPr>
            <w:tcW w:w="1350" w:type="dxa"/>
            <w:tcMar>
              <w:top w:w="0" w:type="dxa"/>
              <w:left w:w="60" w:type="dxa"/>
              <w:bottom w:w="0" w:type="dxa"/>
              <w:right w:w="60" w:type="dxa"/>
            </w:tcMar>
          </w:tcPr>
          <w:p w14:paraId="7F744599" w14:textId="77777777" w:rsidR="005435BC" w:rsidRPr="006F1D1D" w:rsidRDefault="005435BC" w:rsidP="005435BC">
            <w:pPr>
              <w:spacing w:before="60" w:after="60"/>
              <w:rPr>
                <w:sz w:val="20"/>
                <w:szCs w:val="20"/>
              </w:rPr>
            </w:pPr>
          </w:p>
        </w:tc>
      </w:tr>
      <w:tr w:rsidR="005435BC" w:rsidRPr="006F1D1D" w14:paraId="224EBA59" w14:textId="77777777" w:rsidTr="00CE2703">
        <w:trPr>
          <w:trHeight w:val="345"/>
        </w:trPr>
        <w:tc>
          <w:tcPr>
            <w:tcW w:w="3045" w:type="dxa"/>
            <w:tcMar>
              <w:top w:w="0" w:type="dxa"/>
              <w:left w:w="60" w:type="dxa"/>
              <w:bottom w:w="0" w:type="dxa"/>
              <w:right w:w="60" w:type="dxa"/>
            </w:tcMar>
          </w:tcPr>
          <w:p w14:paraId="039D10C5" w14:textId="362CB8D1" w:rsidR="005435BC" w:rsidRPr="006F1D1D" w:rsidRDefault="005435BC" w:rsidP="005435BC">
            <w:pPr>
              <w:spacing w:before="60" w:after="60"/>
              <w:rPr>
                <w:sz w:val="20"/>
                <w:szCs w:val="20"/>
              </w:rPr>
            </w:pPr>
            <w:r w:rsidRPr="000862A7">
              <w:rPr>
                <w:sz w:val="20"/>
                <w:szCs w:val="20"/>
              </w:rPr>
              <w:t>2</w:t>
            </w:r>
          </w:p>
        </w:tc>
        <w:tc>
          <w:tcPr>
            <w:tcW w:w="2505" w:type="dxa"/>
            <w:tcMar>
              <w:top w:w="0" w:type="dxa"/>
              <w:left w:w="60" w:type="dxa"/>
              <w:bottom w:w="0" w:type="dxa"/>
              <w:right w:w="60" w:type="dxa"/>
            </w:tcMar>
          </w:tcPr>
          <w:p w14:paraId="3B990C90" w14:textId="7AEC200C" w:rsidR="005435BC" w:rsidRPr="006F1D1D" w:rsidRDefault="005435BC" w:rsidP="005435BC">
            <w:pPr>
              <w:spacing w:before="60" w:after="60"/>
              <w:rPr>
                <w:sz w:val="20"/>
                <w:szCs w:val="20"/>
              </w:rPr>
            </w:pPr>
            <w:r w:rsidRPr="008B789D">
              <w:rPr>
                <w:rFonts w:eastAsia="Helvetica"/>
                <w:color w:val="000000"/>
                <w:sz w:val="20"/>
                <w:szCs w:val="20"/>
              </w:rPr>
              <w:t>24 (24%)</w:t>
            </w:r>
          </w:p>
        </w:tc>
        <w:tc>
          <w:tcPr>
            <w:tcW w:w="2580" w:type="dxa"/>
            <w:tcMar>
              <w:top w:w="0" w:type="dxa"/>
              <w:left w:w="60" w:type="dxa"/>
              <w:bottom w:w="0" w:type="dxa"/>
              <w:right w:w="60" w:type="dxa"/>
            </w:tcMar>
          </w:tcPr>
          <w:p w14:paraId="7983D696" w14:textId="4F965A6E" w:rsidR="005435BC" w:rsidRPr="006F1D1D" w:rsidRDefault="005435BC" w:rsidP="005435BC">
            <w:pPr>
              <w:spacing w:before="60" w:after="60"/>
              <w:rPr>
                <w:sz w:val="20"/>
                <w:szCs w:val="20"/>
              </w:rPr>
            </w:pPr>
            <w:r w:rsidRPr="008B789D">
              <w:rPr>
                <w:rFonts w:eastAsia="Helvetica"/>
                <w:color w:val="000000"/>
                <w:sz w:val="20"/>
                <w:szCs w:val="20"/>
              </w:rPr>
              <w:t>19 (19%)</w:t>
            </w:r>
          </w:p>
        </w:tc>
        <w:tc>
          <w:tcPr>
            <w:tcW w:w="1350" w:type="dxa"/>
            <w:tcMar>
              <w:top w:w="0" w:type="dxa"/>
              <w:left w:w="60" w:type="dxa"/>
              <w:bottom w:w="0" w:type="dxa"/>
              <w:right w:w="60" w:type="dxa"/>
            </w:tcMar>
          </w:tcPr>
          <w:p w14:paraId="51CC365F" w14:textId="77777777" w:rsidR="005435BC" w:rsidRPr="006F1D1D" w:rsidRDefault="005435BC" w:rsidP="005435BC">
            <w:pPr>
              <w:spacing w:before="60" w:after="60"/>
              <w:rPr>
                <w:sz w:val="20"/>
                <w:szCs w:val="20"/>
              </w:rPr>
            </w:pPr>
          </w:p>
        </w:tc>
      </w:tr>
      <w:tr w:rsidR="005435BC" w:rsidRPr="006F1D1D" w14:paraId="59F6248B" w14:textId="77777777" w:rsidTr="00CE2703">
        <w:trPr>
          <w:trHeight w:val="345"/>
        </w:trPr>
        <w:tc>
          <w:tcPr>
            <w:tcW w:w="3045" w:type="dxa"/>
            <w:tcMar>
              <w:top w:w="0" w:type="dxa"/>
              <w:left w:w="60" w:type="dxa"/>
              <w:bottom w:w="0" w:type="dxa"/>
              <w:right w:w="60" w:type="dxa"/>
            </w:tcMar>
          </w:tcPr>
          <w:p w14:paraId="7BCBECD6" w14:textId="6CBB0B7B" w:rsidR="005435BC" w:rsidRPr="006F1D1D" w:rsidRDefault="005435BC" w:rsidP="005435BC">
            <w:pPr>
              <w:spacing w:before="60" w:after="60"/>
              <w:rPr>
                <w:sz w:val="20"/>
                <w:szCs w:val="20"/>
              </w:rPr>
            </w:pPr>
            <w:r w:rsidRPr="000862A7">
              <w:rPr>
                <w:sz w:val="20"/>
                <w:szCs w:val="20"/>
              </w:rPr>
              <w:t>3</w:t>
            </w:r>
          </w:p>
        </w:tc>
        <w:tc>
          <w:tcPr>
            <w:tcW w:w="2505" w:type="dxa"/>
            <w:tcMar>
              <w:top w:w="0" w:type="dxa"/>
              <w:left w:w="60" w:type="dxa"/>
              <w:bottom w:w="0" w:type="dxa"/>
              <w:right w:w="60" w:type="dxa"/>
            </w:tcMar>
          </w:tcPr>
          <w:p w14:paraId="5949D164" w14:textId="5618015B" w:rsidR="005435BC" w:rsidRPr="006F1D1D" w:rsidRDefault="005435BC" w:rsidP="005435BC">
            <w:pPr>
              <w:spacing w:before="60" w:after="60"/>
              <w:rPr>
                <w:sz w:val="20"/>
                <w:szCs w:val="20"/>
              </w:rPr>
            </w:pPr>
            <w:r w:rsidRPr="008B789D">
              <w:rPr>
                <w:rFonts w:eastAsia="Helvetica"/>
                <w:color w:val="000000"/>
                <w:sz w:val="20"/>
                <w:szCs w:val="20"/>
              </w:rPr>
              <w:t>8 (7.9%)</w:t>
            </w:r>
          </w:p>
        </w:tc>
        <w:tc>
          <w:tcPr>
            <w:tcW w:w="2580" w:type="dxa"/>
            <w:tcMar>
              <w:top w:w="0" w:type="dxa"/>
              <w:left w:w="60" w:type="dxa"/>
              <w:bottom w:w="0" w:type="dxa"/>
              <w:right w:w="60" w:type="dxa"/>
            </w:tcMar>
          </w:tcPr>
          <w:p w14:paraId="7FF2C8B5" w14:textId="71F8E044" w:rsidR="005435BC" w:rsidRPr="006F1D1D" w:rsidRDefault="005435BC" w:rsidP="005435BC">
            <w:pPr>
              <w:spacing w:before="60" w:after="60"/>
              <w:rPr>
                <w:sz w:val="20"/>
                <w:szCs w:val="20"/>
              </w:rPr>
            </w:pPr>
            <w:r w:rsidRPr="008B789D">
              <w:rPr>
                <w:rFonts w:eastAsia="Helvetica"/>
                <w:color w:val="000000"/>
                <w:sz w:val="20"/>
                <w:szCs w:val="20"/>
              </w:rPr>
              <w:t>13 (13%)</w:t>
            </w:r>
          </w:p>
        </w:tc>
        <w:tc>
          <w:tcPr>
            <w:tcW w:w="1350" w:type="dxa"/>
            <w:tcMar>
              <w:top w:w="0" w:type="dxa"/>
              <w:left w:w="60" w:type="dxa"/>
              <w:bottom w:w="0" w:type="dxa"/>
              <w:right w:w="60" w:type="dxa"/>
            </w:tcMar>
          </w:tcPr>
          <w:p w14:paraId="200AD0BA" w14:textId="77777777" w:rsidR="005435BC" w:rsidRPr="006F1D1D" w:rsidRDefault="005435BC" w:rsidP="005435BC">
            <w:pPr>
              <w:spacing w:before="60" w:after="60"/>
              <w:rPr>
                <w:sz w:val="20"/>
                <w:szCs w:val="20"/>
              </w:rPr>
            </w:pPr>
          </w:p>
        </w:tc>
      </w:tr>
      <w:tr w:rsidR="005435BC" w:rsidRPr="006F1D1D" w14:paraId="7212F4EE" w14:textId="77777777" w:rsidTr="00CE2703">
        <w:trPr>
          <w:trHeight w:val="345"/>
        </w:trPr>
        <w:tc>
          <w:tcPr>
            <w:tcW w:w="3045" w:type="dxa"/>
            <w:tcMar>
              <w:top w:w="0" w:type="dxa"/>
              <w:left w:w="60" w:type="dxa"/>
              <w:bottom w:w="0" w:type="dxa"/>
              <w:right w:w="60" w:type="dxa"/>
            </w:tcMar>
          </w:tcPr>
          <w:p w14:paraId="6E1C713E" w14:textId="5EB45A8E" w:rsidR="005435BC" w:rsidRPr="006F1D1D" w:rsidRDefault="005435BC" w:rsidP="005435BC">
            <w:pPr>
              <w:spacing w:before="60" w:after="60"/>
              <w:rPr>
                <w:sz w:val="20"/>
                <w:szCs w:val="20"/>
              </w:rPr>
            </w:pPr>
            <w:r w:rsidRPr="000862A7">
              <w:rPr>
                <w:sz w:val="20"/>
                <w:szCs w:val="20"/>
              </w:rPr>
              <w:t>4</w:t>
            </w:r>
          </w:p>
        </w:tc>
        <w:tc>
          <w:tcPr>
            <w:tcW w:w="2505" w:type="dxa"/>
            <w:tcMar>
              <w:top w:w="0" w:type="dxa"/>
              <w:left w:w="60" w:type="dxa"/>
              <w:bottom w:w="0" w:type="dxa"/>
              <w:right w:w="60" w:type="dxa"/>
            </w:tcMar>
          </w:tcPr>
          <w:p w14:paraId="54313781" w14:textId="73C0733B" w:rsidR="005435BC" w:rsidRPr="006F1D1D" w:rsidRDefault="005435BC" w:rsidP="005435BC">
            <w:pPr>
              <w:spacing w:before="60" w:after="60"/>
              <w:rPr>
                <w:sz w:val="20"/>
                <w:szCs w:val="20"/>
              </w:rPr>
            </w:pPr>
            <w:r w:rsidRPr="008B789D">
              <w:rPr>
                <w:rFonts w:eastAsia="Helvetica"/>
                <w:color w:val="000000"/>
                <w:sz w:val="20"/>
                <w:szCs w:val="20"/>
              </w:rPr>
              <w:t>14 (14%)</w:t>
            </w:r>
          </w:p>
        </w:tc>
        <w:tc>
          <w:tcPr>
            <w:tcW w:w="2580" w:type="dxa"/>
            <w:tcMar>
              <w:top w:w="0" w:type="dxa"/>
              <w:left w:w="60" w:type="dxa"/>
              <w:bottom w:w="0" w:type="dxa"/>
              <w:right w:w="60" w:type="dxa"/>
            </w:tcMar>
          </w:tcPr>
          <w:p w14:paraId="7F2B43EC" w14:textId="3911993E" w:rsidR="005435BC" w:rsidRPr="006F1D1D" w:rsidRDefault="005435BC" w:rsidP="005435BC">
            <w:pPr>
              <w:spacing w:before="60" w:after="60"/>
              <w:rPr>
                <w:sz w:val="20"/>
                <w:szCs w:val="20"/>
              </w:rPr>
            </w:pPr>
            <w:r w:rsidRPr="008B789D">
              <w:rPr>
                <w:rFonts w:eastAsia="Helvetica"/>
                <w:color w:val="000000"/>
                <w:sz w:val="20"/>
                <w:szCs w:val="20"/>
              </w:rPr>
              <w:t>10 (9.9%)</w:t>
            </w:r>
          </w:p>
        </w:tc>
        <w:tc>
          <w:tcPr>
            <w:tcW w:w="1350" w:type="dxa"/>
            <w:tcMar>
              <w:top w:w="0" w:type="dxa"/>
              <w:left w:w="60" w:type="dxa"/>
              <w:bottom w:w="0" w:type="dxa"/>
              <w:right w:w="60" w:type="dxa"/>
            </w:tcMar>
          </w:tcPr>
          <w:p w14:paraId="39D9C2CD" w14:textId="77777777" w:rsidR="005435BC" w:rsidRPr="006F1D1D" w:rsidRDefault="005435BC" w:rsidP="005435BC">
            <w:pPr>
              <w:spacing w:before="60" w:after="60"/>
              <w:rPr>
                <w:sz w:val="20"/>
                <w:szCs w:val="20"/>
              </w:rPr>
            </w:pPr>
          </w:p>
        </w:tc>
      </w:tr>
      <w:tr w:rsidR="005435BC" w:rsidRPr="006F1D1D" w14:paraId="264778DC" w14:textId="77777777" w:rsidTr="00CE2703">
        <w:trPr>
          <w:trHeight w:val="345"/>
        </w:trPr>
        <w:tc>
          <w:tcPr>
            <w:tcW w:w="3045" w:type="dxa"/>
            <w:tcMar>
              <w:top w:w="0" w:type="dxa"/>
              <w:left w:w="60" w:type="dxa"/>
              <w:bottom w:w="0" w:type="dxa"/>
              <w:right w:w="60" w:type="dxa"/>
            </w:tcMar>
          </w:tcPr>
          <w:p w14:paraId="3A745724" w14:textId="1EF45F59" w:rsidR="005435BC" w:rsidRPr="000862A7" w:rsidRDefault="005435BC" w:rsidP="005435BC">
            <w:pPr>
              <w:spacing w:before="60" w:after="60"/>
              <w:rPr>
                <w:sz w:val="20"/>
                <w:szCs w:val="20"/>
              </w:rPr>
            </w:pPr>
            <w:r>
              <w:rPr>
                <w:sz w:val="20"/>
                <w:szCs w:val="20"/>
              </w:rPr>
              <w:t>5</w:t>
            </w:r>
          </w:p>
        </w:tc>
        <w:tc>
          <w:tcPr>
            <w:tcW w:w="2505" w:type="dxa"/>
            <w:tcMar>
              <w:top w:w="0" w:type="dxa"/>
              <w:left w:w="60" w:type="dxa"/>
              <w:bottom w:w="0" w:type="dxa"/>
              <w:right w:w="60" w:type="dxa"/>
            </w:tcMar>
          </w:tcPr>
          <w:p w14:paraId="1C3FE130" w14:textId="7330AE45" w:rsidR="005435BC" w:rsidRPr="006F1D1D" w:rsidRDefault="005435BC" w:rsidP="005435BC">
            <w:pPr>
              <w:spacing w:before="60" w:after="60"/>
              <w:rPr>
                <w:sz w:val="20"/>
                <w:szCs w:val="20"/>
              </w:rPr>
            </w:pPr>
            <w:r w:rsidRPr="008B789D">
              <w:rPr>
                <w:rFonts w:eastAsia="Helvetica"/>
                <w:color w:val="000000"/>
                <w:sz w:val="20"/>
                <w:szCs w:val="20"/>
              </w:rPr>
              <w:t>5 (5.0%)</w:t>
            </w:r>
          </w:p>
        </w:tc>
        <w:tc>
          <w:tcPr>
            <w:tcW w:w="2580" w:type="dxa"/>
            <w:tcMar>
              <w:top w:w="0" w:type="dxa"/>
              <w:left w:w="60" w:type="dxa"/>
              <w:bottom w:w="0" w:type="dxa"/>
              <w:right w:w="60" w:type="dxa"/>
            </w:tcMar>
          </w:tcPr>
          <w:p w14:paraId="59AEB17F" w14:textId="2D9A8999" w:rsidR="005435BC" w:rsidRPr="006F1D1D" w:rsidRDefault="005435BC" w:rsidP="005435BC">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1DDC44C8" w14:textId="77777777" w:rsidR="005435BC" w:rsidRPr="006F1D1D" w:rsidRDefault="005435BC" w:rsidP="005435BC">
            <w:pPr>
              <w:spacing w:before="60" w:after="60"/>
              <w:rPr>
                <w:sz w:val="20"/>
                <w:szCs w:val="20"/>
              </w:rPr>
            </w:pPr>
          </w:p>
        </w:tc>
      </w:tr>
      <w:tr w:rsidR="005435BC" w:rsidRPr="006F1D1D" w14:paraId="1049A36A" w14:textId="77777777" w:rsidTr="00CE2703">
        <w:trPr>
          <w:trHeight w:val="345"/>
        </w:trPr>
        <w:tc>
          <w:tcPr>
            <w:tcW w:w="3045" w:type="dxa"/>
            <w:tcMar>
              <w:top w:w="0" w:type="dxa"/>
              <w:left w:w="60" w:type="dxa"/>
              <w:bottom w:w="0" w:type="dxa"/>
              <w:right w:w="60" w:type="dxa"/>
            </w:tcMar>
          </w:tcPr>
          <w:p w14:paraId="67C79041" w14:textId="4802D094" w:rsidR="005435BC" w:rsidRPr="006F1D1D" w:rsidRDefault="005435BC" w:rsidP="005435BC">
            <w:pPr>
              <w:spacing w:before="60" w:after="60"/>
              <w:rPr>
                <w:sz w:val="20"/>
                <w:szCs w:val="20"/>
              </w:rPr>
            </w:pPr>
            <w:r w:rsidRPr="000862A7">
              <w:rPr>
                <w:sz w:val="20"/>
                <w:szCs w:val="20"/>
              </w:rPr>
              <w:t>Dindo-</w:t>
            </w:r>
            <w:proofErr w:type="spellStart"/>
            <w:r w:rsidRPr="000862A7">
              <w:rPr>
                <w:sz w:val="20"/>
                <w:szCs w:val="20"/>
              </w:rPr>
              <w:t>Clavien</w:t>
            </w:r>
            <w:proofErr w:type="spellEnd"/>
            <w:r w:rsidRPr="000862A7">
              <w:rPr>
                <w:sz w:val="20"/>
                <w:szCs w:val="20"/>
              </w:rPr>
              <w:t xml:space="preserve"> &gt;2</w:t>
            </w:r>
          </w:p>
        </w:tc>
        <w:tc>
          <w:tcPr>
            <w:tcW w:w="2505" w:type="dxa"/>
            <w:tcMar>
              <w:top w:w="0" w:type="dxa"/>
              <w:left w:w="60" w:type="dxa"/>
              <w:bottom w:w="0" w:type="dxa"/>
              <w:right w:w="60" w:type="dxa"/>
            </w:tcMar>
          </w:tcPr>
          <w:p w14:paraId="6DF60BDD" w14:textId="7ECF8E8C" w:rsidR="005435BC" w:rsidRPr="006F1D1D" w:rsidRDefault="005435BC" w:rsidP="005435BC">
            <w:pPr>
              <w:spacing w:before="60" w:after="60"/>
              <w:rPr>
                <w:sz w:val="20"/>
                <w:szCs w:val="20"/>
              </w:rPr>
            </w:pPr>
            <w:r w:rsidRPr="008B789D">
              <w:rPr>
                <w:rFonts w:eastAsia="Helvetica"/>
                <w:color w:val="000000"/>
                <w:sz w:val="20"/>
                <w:szCs w:val="20"/>
              </w:rPr>
              <w:t>27 (27%)</w:t>
            </w:r>
          </w:p>
        </w:tc>
        <w:tc>
          <w:tcPr>
            <w:tcW w:w="2580" w:type="dxa"/>
            <w:tcMar>
              <w:top w:w="0" w:type="dxa"/>
              <w:left w:w="60" w:type="dxa"/>
              <w:bottom w:w="0" w:type="dxa"/>
              <w:right w:w="60" w:type="dxa"/>
            </w:tcMar>
          </w:tcPr>
          <w:p w14:paraId="13321FF7" w14:textId="7B9C9C5F" w:rsidR="005435BC" w:rsidRPr="006F1D1D" w:rsidRDefault="005435BC" w:rsidP="005435BC">
            <w:pPr>
              <w:spacing w:before="60" w:after="60"/>
              <w:rPr>
                <w:sz w:val="20"/>
                <w:szCs w:val="20"/>
              </w:rPr>
            </w:pPr>
            <w:r w:rsidRPr="008B789D">
              <w:rPr>
                <w:rFonts w:eastAsia="Helvetica"/>
                <w:color w:val="000000"/>
                <w:sz w:val="20"/>
                <w:szCs w:val="20"/>
              </w:rPr>
              <w:t>26 (26%)</w:t>
            </w:r>
          </w:p>
        </w:tc>
        <w:tc>
          <w:tcPr>
            <w:tcW w:w="1350" w:type="dxa"/>
            <w:tcMar>
              <w:top w:w="0" w:type="dxa"/>
              <w:left w:w="60" w:type="dxa"/>
              <w:bottom w:w="0" w:type="dxa"/>
              <w:right w:w="60" w:type="dxa"/>
            </w:tcMar>
          </w:tcPr>
          <w:p w14:paraId="0500F1D1" w14:textId="4227F0F5" w:rsidR="005435BC" w:rsidRPr="006F1D1D" w:rsidRDefault="005435BC" w:rsidP="005435BC">
            <w:pPr>
              <w:spacing w:before="60" w:after="60"/>
              <w:rPr>
                <w:sz w:val="20"/>
                <w:szCs w:val="20"/>
              </w:rPr>
            </w:pPr>
            <w:r w:rsidRPr="008B789D">
              <w:rPr>
                <w:rFonts w:eastAsia="Helvetica"/>
                <w:color w:val="000000"/>
                <w:sz w:val="20"/>
                <w:szCs w:val="20"/>
              </w:rPr>
              <w:t>&gt;0.9</w:t>
            </w:r>
          </w:p>
        </w:tc>
      </w:tr>
      <w:tr w:rsidR="00EC1366" w:rsidRPr="006F1D1D" w14:paraId="3E7B77B5" w14:textId="77777777" w:rsidTr="00CE2703">
        <w:trPr>
          <w:trHeight w:val="345"/>
        </w:trPr>
        <w:tc>
          <w:tcPr>
            <w:tcW w:w="3045" w:type="dxa"/>
            <w:tcMar>
              <w:top w:w="0" w:type="dxa"/>
              <w:left w:w="60" w:type="dxa"/>
              <w:bottom w:w="0" w:type="dxa"/>
              <w:right w:w="60" w:type="dxa"/>
            </w:tcMar>
          </w:tcPr>
          <w:p w14:paraId="59022A9C" w14:textId="7BE248E9" w:rsidR="00EC1366" w:rsidRPr="000862A7" w:rsidRDefault="00EC1366" w:rsidP="00EC1366">
            <w:pPr>
              <w:spacing w:before="60" w:after="60"/>
              <w:rPr>
                <w:sz w:val="20"/>
                <w:szCs w:val="20"/>
              </w:rPr>
            </w:pPr>
            <w:r>
              <w:rPr>
                <w:sz w:val="20"/>
                <w:szCs w:val="20"/>
              </w:rPr>
              <w:t>Intraperitoneal abscess</w:t>
            </w:r>
          </w:p>
        </w:tc>
        <w:tc>
          <w:tcPr>
            <w:tcW w:w="2505" w:type="dxa"/>
            <w:tcMar>
              <w:top w:w="0" w:type="dxa"/>
              <w:left w:w="60" w:type="dxa"/>
              <w:bottom w:w="0" w:type="dxa"/>
              <w:right w:w="60" w:type="dxa"/>
            </w:tcMar>
          </w:tcPr>
          <w:p w14:paraId="43299636" w14:textId="07EEF109"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7 (7.1%)</w:t>
            </w:r>
          </w:p>
        </w:tc>
        <w:tc>
          <w:tcPr>
            <w:tcW w:w="2580" w:type="dxa"/>
            <w:tcMar>
              <w:top w:w="0" w:type="dxa"/>
              <w:left w:w="60" w:type="dxa"/>
              <w:bottom w:w="0" w:type="dxa"/>
              <w:right w:w="60" w:type="dxa"/>
            </w:tcMar>
          </w:tcPr>
          <w:p w14:paraId="2D7472E8" w14:textId="74A1A894"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9 (9.0%)</w:t>
            </w:r>
          </w:p>
        </w:tc>
        <w:tc>
          <w:tcPr>
            <w:tcW w:w="1350" w:type="dxa"/>
            <w:tcMar>
              <w:top w:w="0" w:type="dxa"/>
              <w:left w:w="60" w:type="dxa"/>
              <w:bottom w:w="0" w:type="dxa"/>
              <w:right w:w="60" w:type="dxa"/>
            </w:tcMar>
          </w:tcPr>
          <w:p w14:paraId="6768E73A" w14:textId="78CD2C73"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0.6</w:t>
            </w:r>
          </w:p>
        </w:tc>
      </w:tr>
      <w:tr w:rsidR="005435BC" w:rsidRPr="006F1D1D" w14:paraId="1A1EC37D" w14:textId="77777777" w:rsidTr="00CE2703">
        <w:trPr>
          <w:trHeight w:val="345"/>
        </w:trPr>
        <w:tc>
          <w:tcPr>
            <w:tcW w:w="3045" w:type="dxa"/>
            <w:tcMar>
              <w:top w:w="0" w:type="dxa"/>
              <w:left w:w="60" w:type="dxa"/>
              <w:bottom w:w="0" w:type="dxa"/>
              <w:right w:w="60" w:type="dxa"/>
            </w:tcMar>
          </w:tcPr>
          <w:p w14:paraId="24871237" w14:textId="04952912" w:rsidR="005435BC" w:rsidRPr="000862A7" w:rsidRDefault="005435BC" w:rsidP="005435BC">
            <w:pPr>
              <w:spacing w:before="60" w:after="60"/>
              <w:rPr>
                <w:sz w:val="20"/>
                <w:szCs w:val="20"/>
              </w:rPr>
            </w:pPr>
            <w:r>
              <w:rPr>
                <w:sz w:val="20"/>
                <w:szCs w:val="20"/>
              </w:rPr>
              <w:t>Anastomotic leakage</w:t>
            </w:r>
          </w:p>
        </w:tc>
        <w:tc>
          <w:tcPr>
            <w:tcW w:w="2505" w:type="dxa"/>
            <w:tcMar>
              <w:top w:w="0" w:type="dxa"/>
              <w:left w:w="60" w:type="dxa"/>
              <w:bottom w:w="0" w:type="dxa"/>
              <w:right w:w="60" w:type="dxa"/>
            </w:tcMar>
          </w:tcPr>
          <w:p w14:paraId="6CD289C4" w14:textId="44225618" w:rsidR="005435BC" w:rsidRPr="008B789D" w:rsidRDefault="005435BC" w:rsidP="005435BC">
            <w:pPr>
              <w:spacing w:before="60" w:after="60"/>
              <w:rPr>
                <w:rFonts w:eastAsia="Helvetica"/>
                <w:color w:val="000000"/>
                <w:sz w:val="20"/>
                <w:szCs w:val="20"/>
              </w:rPr>
            </w:pPr>
          </w:p>
        </w:tc>
        <w:tc>
          <w:tcPr>
            <w:tcW w:w="2580" w:type="dxa"/>
            <w:tcMar>
              <w:top w:w="0" w:type="dxa"/>
              <w:left w:w="60" w:type="dxa"/>
              <w:bottom w:w="0" w:type="dxa"/>
              <w:right w:w="60" w:type="dxa"/>
            </w:tcMar>
          </w:tcPr>
          <w:p w14:paraId="63FC1079" w14:textId="31B8393D" w:rsidR="005435BC" w:rsidRPr="008B789D" w:rsidRDefault="005435BC" w:rsidP="005435BC">
            <w:pPr>
              <w:spacing w:before="60" w:after="60"/>
              <w:rPr>
                <w:rFonts w:eastAsia="Helvetica"/>
                <w:color w:val="000000"/>
                <w:sz w:val="20"/>
                <w:szCs w:val="20"/>
              </w:rPr>
            </w:pPr>
            <w:r w:rsidRPr="008B789D">
              <w:rPr>
                <w:rFonts w:eastAsia="Helvetica"/>
                <w:color w:val="000000"/>
                <w:sz w:val="20"/>
                <w:szCs w:val="20"/>
              </w:rPr>
              <w:t>8 (8.0%)</w:t>
            </w:r>
          </w:p>
        </w:tc>
        <w:tc>
          <w:tcPr>
            <w:tcW w:w="1350" w:type="dxa"/>
            <w:tcMar>
              <w:top w:w="0" w:type="dxa"/>
              <w:left w:w="60" w:type="dxa"/>
              <w:bottom w:w="0" w:type="dxa"/>
              <w:right w:w="60" w:type="dxa"/>
            </w:tcMar>
          </w:tcPr>
          <w:p w14:paraId="5810DDED" w14:textId="62884A96" w:rsidR="005435BC" w:rsidRPr="008B789D" w:rsidRDefault="005435BC" w:rsidP="005435BC">
            <w:pPr>
              <w:spacing w:before="60" w:after="60"/>
              <w:rPr>
                <w:rFonts w:eastAsia="Helvetica"/>
                <w:color w:val="000000"/>
                <w:sz w:val="20"/>
                <w:szCs w:val="20"/>
              </w:rPr>
            </w:pPr>
          </w:p>
        </w:tc>
      </w:tr>
      <w:tr w:rsidR="00EC1366" w:rsidRPr="006F1D1D" w14:paraId="2A66E325" w14:textId="77777777" w:rsidTr="00CE2703">
        <w:trPr>
          <w:trHeight w:val="345"/>
        </w:trPr>
        <w:tc>
          <w:tcPr>
            <w:tcW w:w="3045" w:type="dxa"/>
            <w:tcMar>
              <w:top w:w="0" w:type="dxa"/>
              <w:left w:w="60" w:type="dxa"/>
              <w:bottom w:w="0" w:type="dxa"/>
              <w:right w:w="60" w:type="dxa"/>
            </w:tcMar>
          </w:tcPr>
          <w:p w14:paraId="50327228" w14:textId="2C70560A" w:rsidR="00EC1366" w:rsidRPr="006F1D1D" w:rsidRDefault="00EC1366" w:rsidP="00EC1366">
            <w:pPr>
              <w:spacing w:before="60" w:after="60"/>
              <w:rPr>
                <w:sz w:val="20"/>
                <w:szCs w:val="20"/>
              </w:rPr>
            </w:pPr>
            <w:r w:rsidRPr="000862A7">
              <w:rPr>
                <w:sz w:val="20"/>
                <w:szCs w:val="20"/>
              </w:rPr>
              <w:t>Percutaneous drainage for complication</w:t>
            </w:r>
          </w:p>
        </w:tc>
        <w:tc>
          <w:tcPr>
            <w:tcW w:w="2505" w:type="dxa"/>
            <w:tcMar>
              <w:top w:w="0" w:type="dxa"/>
              <w:left w:w="60" w:type="dxa"/>
              <w:bottom w:w="0" w:type="dxa"/>
              <w:right w:w="60" w:type="dxa"/>
            </w:tcMar>
          </w:tcPr>
          <w:p w14:paraId="3A524F8F" w14:textId="6CA178E6" w:rsidR="00EC1366" w:rsidRPr="006F1D1D" w:rsidRDefault="00EC1366" w:rsidP="00EC1366">
            <w:pPr>
              <w:spacing w:before="60" w:after="60"/>
              <w:rPr>
                <w:sz w:val="20"/>
                <w:szCs w:val="20"/>
              </w:rPr>
            </w:pPr>
            <w:r w:rsidRPr="008B789D">
              <w:rPr>
                <w:rFonts w:eastAsia="Helvetica"/>
                <w:color w:val="000000"/>
                <w:sz w:val="20"/>
                <w:szCs w:val="20"/>
              </w:rPr>
              <w:t>1 (1.0%)</w:t>
            </w:r>
          </w:p>
        </w:tc>
        <w:tc>
          <w:tcPr>
            <w:tcW w:w="2580" w:type="dxa"/>
            <w:tcMar>
              <w:top w:w="0" w:type="dxa"/>
              <w:left w:w="60" w:type="dxa"/>
              <w:bottom w:w="0" w:type="dxa"/>
              <w:right w:w="60" w:type="dxa"/>
            </w:tcMar>
          </w:tcPr>
          <w:p w14:paraId="02C2F16D" w14:textId="09A80366" w:rsidR="00EC1366" w:rsidRPr="006F1D1D" w:rsidRDefault="00EC1366" w:rsidP="00EC1366">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0BB49939" w14:textId="0D970C7E" w:rsidR="00EC1366" w:rsidRPr="006F1D1D" w:rsidRDefault="00EC1366" w:rsidP="00EC1366">
            <w:pPr>
              <w:spacing w:before="60" w:after="60"/>
              <w:rPr>
                <w:sz w:val="20"/>
                <w:szCs w:val="20"/>
              </w:rPr>
            </w:pPr>
            <w:r w:rsidRPr="008B789D">
              <w:rPr>
                <w:rFonts w:eastAsia="Helvetica"/>
                <w:color w:val="000000"/>
                <w:sz w:val="20"/>
                <w:szCs w:val="20"/>
              </w:rPr>
              <w:t>0.3</w:t>
            </w:r>
          </w:p>
        </w:tc>
      </w:tr>
      <w:tr w:rsidR="00EC1366" w:rsidRPr="006F1D1D" w14:paraId="7E25C8C9" w14:textId="77777777" w:rsidTr="00CE2703">
        <w:trPr>
          <w:trHeight w:val="345"/>
        </w:trPr>
        <w:tc>
          <w:tcPr>
            <w:tcW w:w="3045" w:type="dxa"/>
            <w:tcMar>
              <w:top w:w="0" w:type="dxa"/>
              <w:left w:w="60" w:type="dxa"/>
              <w:bottom w:w="0" w:type="dxa"/>
              <w:right w:w="60" w:type="dxa"/>
            </w:tcMar>
          </w:tcPr>
          <w:p w14:paraId="714690EB" w14:textId="76C6E63B" w:rsidR="00EC1366" w:rsidRPr="00785D9F" w:rsidRDefault="00EC1366" w:rsidP="00785D9F">
            <w:pPr>
              <w:spacing w:before="60" w:after="60"/>
              <w:rPr>
                <w:sz w:val="20"/>
                <w:szCs w:val="20"/>
              </w:rPr>
            </w:pPr>
            <w:r w:rsidRPr="00785D9F">
              <w:rPr>
                <w:sz w:val="20"/>
                <w:szCs w:val="20"/>
              </w:rPr>
              <w:t>Reintervention for complication</w:t>
            </w:r>
          </w:p>
        </w:tc>
        <w:tc>
          <w:tcPr>
            <w:tcW w:w="2505" w:type="dxa"/>
            <w:tcMar>
              <w:top w:w="0" w:type="dxa"/>
              <w:left w:w="60" w:type="dxa"/>
              <w:bottom w:w="0" w:type="dxa"/>
              <w:right w:w="60" w:type="dxa"/>
            </w:tcMar>
          </w:tcPr>
          <w:p w14:paraId="3B326FAC" w14:textId="477B68EF" w:rsidR="00EC1366" w:rsidRPr="00785D9F" w:rsidRDefault="00EC1366" w:rsidP="00785D9F">
            <w:pPr>
              <w:spacing w:before="60" w:after="60"/>
              <w:rPr>
                <w:sz w:val="20"/>
                <w:szCs w:val="20"/>
              </w:rPr>
            </w:pPr>
            <w:r w:rsidRPr="00785D9F">
              <w:rPr>
                <w:rFonts w:eastAsia="Helvetica"/>
                <w:color w:val="000000"/>
                <w:sz w:val="20"/>
                <w:szCs w:val="20"/>
              </w:rPr>
              <w:t>10 (10%)</w:t>
            </w:r>
          </w:p>
        </w:tc>
        <w:tc>
          <w:tcPr>
            <w:tcW w:w="2580" w:type="dxa"/>
            <w:tcMar>
              <w:top w:w="0" w:type="dxa"/>
              <w:left w:w="60" w:type="dxa"/>
              <w:bottom w:w="0" w:type="dxa"/>
              <w:right w:w="60" w:type="dxa"/>
            </w:tcMar>
          </w:tcPr>
          <w:p w14:paraId="18F2ED55" w14:textId="64756A45" w:rsidR="00EC1366" w:rsidRPr="00785D9F" w:rsidRDefault="00EC1366" w:rsidP="00785D9F">
            <w:pPr>
              <w:spacing w:before="60" w:after="60"/>
              <w:rPr>
                <w:sz w:val="20"/>
                <w:szCs w:val="20"/>
              </w:rPr>
            </w:pPr>
            <w:r w:rsidRPr="00785D9F">
              <w:rPr>
                <w:rFonts w:eastAsia="Helvetica"/>
                <w:color w:val="000000"/>
                <w:sz w:val="20"/>
                <w:szCs w:val="20"/>
              </w:rPr>
              <w:t>16 (16%)</w:t>
            </w:r>
          </w:p>
        </w:tc>
        <w:tc>
          <w:tcPr>
            <w:tcW w:w="1350" w:type="dxa"/>
            <w:tcMar>
              <w:top w:w="0" w:type="dxa"/>
              <w:left w:w="60" w:type="dxa"/>
              <w:bottom w:w="0" w:type="dxa"/>
              <w:right w:w="60" w:type="dxa"/>
            </w:tcMar>
          </w:tcPr>
          <w:p w14:paraId="3A87932C" w14:textId="077AC3EB" w:rsidR="00EC1366" w:rsidRPr="00785D9F" w:rsidRDefault="00EC1366" w:rsidP="00785D9F">
            <w:pPr>
              <w:spacing w:before="60" w:after="60"/>
              <w:rPr>
                <w:sz w:val="20"/>
                <w:szCs w:val="20"/>
              </w:rPr>
            </w:pPr>
            <w:r w:rsidRPr="00785D9F">
              <w:rPr>
                <w:rFonts w:eastAsia="Helvetica"/>
                <w:color w:val="000000"/>
                <w:sz w:val="20"/>
                <w:szCs w:val="20"/>
              </w:rPr>
              <w:t>0.2</w:t>
            </w:r>
          </w:p>
        </w:tc>
      </w:tr>
      <w:tr w:rsidR="00EC1366" w:rsidRPr="006F1D1D" w14:paraId="2FEA8DF7" w14:textId="77777777" w:rsidTr="00CE2703">
        <w:trPr>
          <w:trHeight w:val="345"/>
        </w:trPr>
        <w:tc>
          <w:tcPr>
            <w:tcW w:w="3045" w:type="dxa"/>
            <w:tcMar>
              <w:top w:w="0" w:type="dxa"/>
              <w:left w:w="60" w:type="dxa"/>
              <w:bottom w:w="0" w:type="dxa"/>
              <w:right w:w="60" w:type="dxa"/>
            </w:tcMar>
          </w:tcPr>
          <w:p w14:paraId="5E8EB65D" w14:textId="0BBAC29A" w:rsidR="00EC1366" w:rsidRPr="00785D9F" w:rsidRDefault="00EC1366" w:rsidP="00785D9F">
            <w:pPr>
              <w:spacing w:before="60" w:after="60"/>
              <w:rPr>
                <w:sz w:val="20"/>
                <w:szCs w:val="20"/>
              </w:rPr>
            </w:pPr>
            <w:r w:rsidRPr="00785D9F">
              <w:rPr>
                <w:sz w:val="20"/>
                <w:szCs w:val="20"/>
              </w:rPr>
              <w:t>Reintervention delay</w:t>
            </w:r>
          </w:p>
        </w:tc>
        <w:tc>
          <w:tcPr>
            <w:tcW w:w="2505" w:type="dxa"/>
            <w:tcMar>
              <w:top w:w="0" w:type="dxa"/>
              <w:left w:w="60" w:type="dxa"/>
              <w:bottom w:w="0" w:type="dxa"/>
              <w:right w:w="60" w:type="dxa"/>
            </w:tcMar>
          </w:tcPr>
          <w:p w14:paraId="23F703CD" w14:textId="16C83237" w:rsidR="00EC1366" w:rsidRPr="00785D9F" w:rsidRDefault="00EC1366" w:rsidP="00785D9F">
            <w:pPr>
              <w:spacing w:before="60" w:after="60"/>
              <w:rPr>
                <w:sz w:val="20"/>
                <w:szCs w:val="20"/>
              </w:rPr>
            </w:pPr>
            <w:r w:rsidRPr="00785D9F">
              <w:rPr>
                <w:rFonts w:eastAsia="Helvetica"/>
                <w:color w:val="000000"/>
                <w:sz w:val="20"/>
                <w:szCs w:val="20"/>
              </w:rPr>
              <w:t>14 [7, 141]</w:t>
            </w:r>
          </w:p>
        </w:tc>
        <w:tc>
          <w:tcPr>
            <w:tcW w:w="2580" w:type="dxa"/>
            <w:tcMar>
              <w:top w:w="0" w:type="dxa"/>
              <w:left w:w="60" w:type="dxa"/>
              <w:bottom w:w="0" w:type="dxa"/>
              <w:right w:w="60" w:type="dxa"/>
            </w:tcMar>
          </w:tcPr>
          <w:p w14:paraId="5659862B" w14:textId="193B1829" w:rsidR="00EC1366" w:rsidRPr="00785D9F" w:rsidRDefault="00EC1366" w:rsidP="00785D9F">
            <w:pPr>
              <w:spacing w:before="60" w:after="60"/>
              <w:rPr>
                <w:sz w:val="20"/>
                <w:szCs w:val="20"/>
              </w:rPr>
            </w:pPr>
            <w:r w:rsidRPr="00785D9F">
              <w:rPr>
                <w:rFonts w:eastAsia="Helvetica"/>
                <w:color w:val="000000"/>
                <w:sz w:val="20"/>
                <w:szCs w:val="20"/>
              </w:rPr>
              <w:t>10 [4, 66]</w:t>
            </w:r>
          </w:p>
        </w:tc>
        <w:tc>
          <w:tcPr>
            <w:tcW w:w="1350" w:type="dxa"/>
            <w:tcMar>
              <w:top w:w="0" w:type="dxa"/>
              <w:left w:w="60" w:type="dxa"/>
              <w:bottom w:w="0" w:type="dxa"/>
              <w:right w:w="60" w:type="dxa"/>
            </w:tcMar>
          </w:tcPr>
          <w:p w14:paraId="437D1063" w14:textId="0B1AAEDF" w:rsidR="00EC1366" w:rsidRPr="00785D9F" w:rsidRDefault="00EC1366" w:rsidP="00785D9F">
            <w:pPr>
              <w:spacing w:before="60" w:after="60"/>
              <w:rPr>
                <w:sz w:val="20"/>
                <w:szCs w:val="20"/>
              </w:rPr>
            </w:pPr>
            <w:r w:rsidRPr="00785D9F">
              <w:rPr>
                <w:rFonts w:eastAsia="Helvetica"/>
                <w:color w:val="000000"/>
                <w:sz w:val="20"/>
                <w:szCs w:val="20"/>
              </w:rPr>
              <w:t>0.3</w:t>
            </w:r>
          </w:p>
        </w:tc>
      </w:tr>
      <w:tr w:rsidR="00EC1366" w:rsidRPr="006F1D1D" w14:paraId="7F21021C" w14:textId="77777777" w:rsidTr="00CE2703">
        <w:trPr>
          <w:trHeight w:val="345"/>
        </w:trPr>
        <w:tc>
          <w:tcPr>
            <w:tcW w:w="3045" w:type="dxa"/>
            <w:tcMar>
              <w:top w:w="0" w:type="dxa"/>
              <w:left w:w="60" w:type="dxa"/>
              <w:bottom w:w="0" w:type="dxa"/>
              <w:right w:w="60" w:type="dxa"/>
            </w:tcMar>
          </w:tcPr>
          <w:p w14:paraId="0ED2F409" w14:textId="71B92F44" w:rsidR="00EC1366" w:rsidRPr="00785D9F" w:rsidRDefault="00EC1366" w:rsidP="00785D9F">
            <w:pPr>
              <w:spacing w:before="60" w:after="60"/>
              <w:rPr>
                <w:sz w:val="20"/>
                <w:szCs w:val="20"/>
              </w:rPr>
            </w:pPr>
            <w:r w:rsidRPr="00785D9F">
              <w:rPr>
                <w:sz w:val="20"/>
                <w:szCs w:val="20"/>
              </w:rPr>
              <w:t>Length of hospital stay, d</w:t>
            </w:r>
          </w:p>
        </w:tc>
        <w:tc>
          <w:tcPr>
            <w:tcW w:w="2505" w:type="dxa"/>
            <w:tcMar>
              <w:top w:w="0" w:type="dxa"/>
              <w:left w:w="60" w:type="dxa"/>
              <w:bottom w:w="0" w:type="dxa"/>
              <w:right w:w="60" w:type="dxa"/>
            </w:tcMar>
          </w:tcPr>
          <w:p w14:paraId="4DE8C08E" w14:textId="5AF570A3" w:rsidR="00EC1366" w:rsidRPr="00785D9F" w:rsidRDefault="00EC1366" w:rsidP="00785D9F">
            <w:pPr>
              <w:spacing w:before="60" w:after="60"/>
              <w:rPr>
                <w:sz w:val="20"/>
                <w:szCs w:val="20"/>
              </w:rPr>
            </w:pPr>
            <w:r w:rsidRPr="00785D9F">
              <w:rPr>
                <w:rFonts w:eastAsia="Helvetica"/>
                <w:color w:val="000000"/>
                <w:sz w:val="20"/>
                <w:szCs w:val="20"/>
              </w:rPr>
              <w:t>12 [8, 19]</w:t>
            </w:r>
          </w:p>
        </w:tc>
        <w:tc>
          <w:tcPr>
            <w:tcW w:w="2580" w:type="dxa"/>
            <w:tcMar>
              <w:top w:w="0" w:type="dxa"/>
              <w:left w:w="60" w:type="dxa"/>
              <w:bottom w:w="0" w:type="dxa"/>
              <w:right w:w="60" w:type="dxa"/>
            </w:tcMar>
          </w:tcPr>
          <w:p w14:paraId="752FE5C5" w14:textId="14EEFC01" w:rsidR="00EC1366" w:rsidRPr="00785D9F" w:rsidRDefault="00EC1366" w:rsidP="00785D9F">
            <w:pPr>
              <w:spacing w:before="60" w:after="60"/>
              <w:rPr>
                <w:sz w:val="20"/>
                <w:szCs w:val="20"/>
              </w:rPr>
            </w:pPr>
            <w:r w:rsidRPr="00785D9F">
              <w:rPr>
                <w:rFonts w:eastAsia="Helvetica"/>
                <w:color w:val="000000"/>
                <w:sz w:val="20"/>
                <w:szCs w:val="20"/>
              </w:rPr>
              <w:t>10 [8, 16]</w:t>
            </w:r>
          </w:p>
        </w:tc>
        <w:tc>
          <w:tcPr>
            <w:tcW w:w="1350" w:type="dxa"/>
            <w:tcMar>
              <w:top w:w="0" w:type="dxa"/>
              <w:left w:w="60" w:type="dxa"/>
              <w:bottom w:w="0" w:type="dxa"/>
              <w:right w:w="60" w:type="dxa"/>
            </w:tcMar>
          </w:tcPr>
          <w:p w14:paraId="498E9CC5" w14:textId="2F465D39" w:rsidR="00EC1366" w:rsidRPr="00785D9F" w:rsidRDefault="00EC1366" w:rsidP="00785D9F">
            <w:pPr>
              <w:spacing w:before="60" w:after="60"/>
              <w:rPr>
                <w:sz w:val="20"/>
                <w:szCs w:val="20"/>
              </w:rPr>
            </w:pPr>
            <w:r w:rsidRPr="00785D9F">
              <w:rPr>
                <w:rFonts w:eastAsia="Helvetica"/>
                <w:color w:val="000000"/>
                <w:sz w:val="20"/>
                <w:szCs w:val="20"/>
              </w:rPr>
              <w:t>0.095</w:t>
            </w:r>
          </w:p>
        </w:tc>
      </w:tr>
      <w:tr w:rsidR="00EC1366" w:rsidRPr="006F1D1D" w14:paraId="412E90DD" w14:textId="77777777" w:rsidTr="00701960">
        <w:trPr>
          <w:trHeight w:val="345"/>
        </w:trPr>
        <w:tc>
          <w:tcPr>
            <w:tcW w:w="3045" w:type="dxa"/>
            <w:tcMar>
              <w:top w:w="0" w:type="dxa"/>
              <w:left w:w="60" w:type="dxa"/>
              <w:bottom w:w="0" w:type="dxa"/>
              <w:right w:w="60" w:type="dxa"/>
            </w:tcMar>
          </w:tcPr>
          <w:p w14:paraId="4C3C3232" w14:textId="1EF2BDC5" w:rsidR="00EC1366" w:rsidRPr="00785D9F" w:rsidRDefault="00785D9F" w:rsidP="00785D9F">
            <w:pPr>
              <w:spacing w:before="60" w:after="60"/>
              <w:rPr>
                <w:sz w:val="20"/>
                <w:szCs w:val="20"/>
              </w:rPr>
            </w:pPr>
            <w:r>
              <w:rPr>
                <w:sz w:val="20"/>
                <w:szCs w:val="20"/>
              </w:rPr>
              <w:t>30-day readmission</w:t>
            </w:r>
          </w:p>
        </w:tc>
        <w:tc>
          <w:tcPr>
            <w:tcW w:w="2505" w:type="dxa"/>
            <w:tcMar>
              <w:top w:w="0" w:type="dxa"/>
              <w:left w:w="60" w:type="dxa"/>
              <w:bottom w:w="0" w:type="dxa"/>
              <w:right w:w="60" w:type="dxa"/>
            </w:tcMar>
            <w:vAlign w:val="center"/>
          </w:tcPr>
          <w:p w14:paraId="3C5E8334" w14:textId="2C36E1A9" w:rsidR="00EC1366" w:rsidRPr="00785D9F" w:rsidRDefault="00EC1366" w:rsidP="00785D9F">
            <w:pPr>
              <w:spacing w:before="60" w:after="60"/>
              <w:rPr>
                <w:rFonts w:eastAsia="Helvetica"/>
                <w:color w:val="000000"/>
                <w:sz w:val="20"/>
                <w:szCs w:val="20"/>
              </w:rPr>
            </w:pPr>
            <w:r w:rsidRPr="00785D9F">
              <w:rPr>
                <w:color w:val="333333"/>
                <w:sz w:val="20"/>
                <w:szCs w:val="20"/>
              </w:rPr>
              <w:t>15 (16%)</w:t>
            </w:r>
          </w:p>
        </w:tc>
        <w:tc>
          <w:tcPr>
            <w:tcW w:w="2580" w:type="dxa"/>
            <w:tcMar>
              <w:top w:w="0" w:type="dxa"/>
              <w:left w:w="60" w:type="dxa"/>
              <w:bottom w:w="0" w:type="dxa"/>
              <w:right w:w="60" w:type="dxa"/>
            </w:tcMar>
            <w:vAlign w:val="center"/>
          </w:tcPr>
          <w:p w14:paraId="10DC2FF8" w14:textId="507BD94D" w:rsidR="00EC1366" w:rsidRPr="00785D9F" w:rsidRDefault="00EC1366" w:rsidP="00785D9F">
            <w:pPr>
              <w:spacing w:before="60" w:after="60"/>
              <w:rPr>
                <w:rFonts w:eastAsia="Helvetica"/>
                <w:color w:val="000000"/>
                <w:sz w:val="20"/>
                <w:szCs w:val="20"/>
              </w:rPr>
            </w:pPr>
            <w:r w:rsidRPr="00785D9F">
              <w:rPr>
                <w:color w:val="333333"/>
                <w:sz w:val="20"/>
                <w:szCs w:val="20"/>
              </w:rPr>
              <w:t>19 (21%)</w:t>
            </w:r>
          </w:p>
        </w:tc>
        <w:tc>
          <w:tcPr>
            <w:tcW w:w="1350" w:type="dxa"/>
            <w:tcMar>
              <w:top w:w="0" w:type="dxa"/>
              <w:left w:w="60" w:type="dxa"/>
              <w:bottom w:w="0" w:type="dxa"/>
              <w:right w:w="60" w:type="dxa"/>
            </w:tcMar>
            <w:vAlign w:val="center"/>
          </w:tcPr>
          <w:p w14:paraId="6A28FAE8" w14:textId="3A4C2EB2" w:rsidR="00EC1366" w:rsidRPr="00785D9F" w:rsidRDefault="00EC1366" w:rsidP="00785D9F">
            <w:pPr>
              <w:spacing w:before="60" w:after="60"/>
              <w:rPr>
                <w:rFonts w:eastAsia="Helvetica"/>
                <w:color w:val="000000"/>
                <w:sz w:val="20"/>
                <w:szCs w:val="20"/>
              </w:rPr>
            </w:pPr>
            <w:r w:rsidRPr="00785D9F">
              <w:rPr>
                <w:color w:val="333333"/>
                <w:sz w:val="20"/>
                <w:szCs w:val="20"/>
              </w:rPr>
              <w:t>0.5</w:t>
            </w:r>
          </w:p>
        </w:tc>
      </w:tr>
      <w:tr w:rsidR="005435BC" w:rsidRPr="006F1D1D" w14:paraId="35079B95" w14:textId="77777777" w:rsidTr="00CE2703">
        <w:trPr>
          <w:trHeight w:val="345"/>
        </w:trPr>
        <w:tc>
          <w:tcPr>
            <w:tcW w:w="3045" w:type="dxa"/>
            <w:tcMar>
              <w:top w:w="0" w:type="dxa"/>
              <w:left w:w="60" w:type="dxa"/>
              <w:bottom w:w="0" w:type="dxa"/>
              <w:right w:w="60" w:type="dxa"/>
            </w:tcMar>
          </w:tcPr>
          <w:p w14:paraId="6A7B7BE3" w14:textId="6CE9F8D6" w:rsidR="005435BC" w:rsidRPr="00785D9F" w:rsidRDefault="00A334DA" w:rsidP="00785D9F">
            <w:pPr>
              <w:spacing w:before="60" w:after="60"/>
              <w:rPr>
                <w:sz w:val="20"/>
                <w:szCs w:val="20"/>
              </w:rPr>
            </w:pPr>
            <w:r>
              <w:rPr>
                <w:sz w:val="20"/>
                <w:szCs w:val="20"/>
              </w:rPr>
              <w:t>Incisional hernia</w:t>
            </w:r>
          </w:p>
        </w:tc>
        <w:tc>
          <w:tcPr>
            <w:tcW w:w="2505" w:type="dxa"/>
            <w:tcMar>
              <w:top w:w="0" w:type="dxa"/>
              <w:left w:w="60" w:type="dxa"/>
              <w:bottom w:w="0" w:type="dxa"/>
              <w:right w:w="60" w:type="dxa"/>
            </w:tcMar>
          </w:tcPr>
          <w:p w14:paraId="1E4C9240" w14:textId="5BD4A8CF" w:rsidR="005435BC" w:rsidRPr="00785D9F" w:rsidRDefault="00EC1366" w:rsidP="00785D9F">
            <w:pPr>
              <w:spacing w:before="60" w:after="60"/>
              <w:rPr>
                <w:sz w:val="20"/>
                <w:szCs w:val="20"/>
              </w:rPr>
            </w:pPr>
            <w:r w:rsidRPr="00785D9F">
              <w:rPr>
                <w:sz w:val="20"/>
                <w:szCs w:val="20"/>
              </w:rPr>
              <w:t>19 (21%)</w:t>
            </w:r>
          </w:p>
        </w:tc>
        <w:tc>
          <w:tcPr>
            <w:tcW w:w="2580" w:type="dxa"/>
            <w:tcMar>
              <w:top w:w="0" w:type="dxa"/>
              <w:left w:w="60" w:type="dxa"/>
              <w:bottom w:w="0" w:type="dxa"/>
              <w:right w:w="60" w:type="dxa"/>
            </w:tcMar>
          </w:tcPr>
          <w:p w14:paraId="7A937278" w14:textId="1DAE6CF4" w:rsidR="005435BC" w:rsidRPr="00785D9F" w:rsidRDefault="00FD4E1C" w:rsidP="00785D9F">
            <w:pPr>
              <w:spacing w:before="60" w:after="60"/>
              <w:rPr>
                <w:sz w:val="20"/>
                <w:szCs w:val="20"/>
              </w:rPr>
            </w:pPr>
            <w:r>
              <w:rPr>
                <w:sz w:val="20"/>
                <w:szCs w:val="20"/>
              </w:rPr>
              <w:t>21 (23%)</w:t>
            </w:r>
          </w:p>
        </w:tc>
        <w:tc>
          <w:tcPr>
            <w:tcW w:w="1350" w:type="dxa"/>
            <w:tcMar>
              <w:top w:w="0" w:type="dxa"/>
              <w:left w:w="60" w:type="dxa"/>
              <w:bottom w:w="0" w:type="dxa"/>
              <w:right w:w="60" w:type="dxa"/>
            </w:tcMar>
          </w:tcPr>
          <w:p w14:paraId="059B61E7" w14:textId="47F26083" w:rsidR="005435BC" w:rsidRPr="00785D9F" w:rsidRDefault="00FD4E1C" w:rsidP="00785D9F">
            <w:pPr>
              <w:spacing w:before="60" w:after="60"/>
              <w:rPr>
                <w:sz w:val="20"/>
                <w:szCs w:val="20"/>
              </w:rPr>
            </w:pPr>
            <w:r>
              <w:rPr>
                <w:sz w:val="20"/>
                <w:szCs w:val="20"/>
              </w:rPr>
              <w:t>0.9</w:t>
            </w:r>
          </w:p>
        </w:tc>
      </w:tr>
      <w:tr w:rsidR="00785D9F" w:rsidRPr="006F1D1D" w14:paraId="1BEF7806" w14:textId="77777777" w:rsidTr="00793302">
        <w:trPr>
          <w:trHeight w:val="345"/>
        </w:trPr>
        <w:tc>
          <w:tcPr>
            <w:tcW w:w="3045" w:type="dxa"/>
            <w:tcMar>
              <w:top w:w="0" w:type="dxa"/>
              <w:left w:w="60" w:type="dxa"/>
              <w:bottom w:w="0" w:type="dxa"/>
              <w:right w:w="60" w:type="dxa"/>
            </w:tcMar>
          </w:tcPr>
          <w:p w14:paraId="24275DEF" w14:textId="1D569800" w:rsidR="00785D9F" w:rsidRPr="00785D9F" w:rsidRDefault="00785D9F" w:rsidP="00785D9F">
            <w:pPr>
              <w:spacing w:before="60" w:after="60"/>
              <w:rPr>
                <w:sz w:val="20"/>
                <w:szCs w:val="20"/>
              </w:rPr>
            </w:pPr>
            <w:r w:rsidRPr="00785D9F">
              <w:rPr>
                <w:sz w:val="20"/>
                <w:szCs w:val="20"/>
              </w:rPr>
              <w:t>Anastomotic stenosis</w:t>
            </w:r>
          </w:p>
        </w:tc>
        <w:tc>
          <w:tcPr>
            <w:tcW w:w="2505" w:type="dxa"/>
            <w:tcMar>
              <w:top w:w="0" w:type="dxa"/>
              <w:left w:w="60" w:type="dxa"/>
              <w:bottom w:w="0" w:type="dxa"/>
              <w:right w:w="60" w:type="dxa"/>
            </w:tcMar>
            <w:vAlign w:val="center"/>
          </w:tcPr>
          <w:p w14:paraId="154B6B93" w14:textId="0820E810" w:rsidR="00785D9F" w:rsidRPr="00785D9F" w:rsidRDefault="00785D9F" w:rsidP="00785D9F">
            <w:pPr>
              <w:spacing w:before="60" w:after="60"/>
              <w:rPr>
                <w:sz w:val="20"/>
                <w:szCs w:val="20"/>
              </w:rPr>
            </w:pPr>
            <w:r w:rsidRPr="00785D9F">
              <w:rPr>
                <w:color w:val="333333"/>
                <w:sz w:val="20"/>
                <w:szCs w:val="20"/>
              </w:rPr>
              <w:t>1 (1.1%)</w:t>
            </w:r>
          </w:p>
        </w:tc>
        <w:tc>
          <w:tcPr>
            <w:tcW w:w="2580" w:type="dxa"/>
            <w:tcMar>
              <w:top w:w="0" w:type="dxa"/>
              <w:left w:w="60" w:type="dxa"/>
              <w:bottom w:w="0" w:type="dxa"/>
              <w:right w:w="60" w:type="dxa"/>
            </w:tcMar>
            <w:vAlign w:val="center"/>
          </w:tcPr>
          <w:p w14:paraId="096AA067" w14:textId="71735094" w:rsidR="00785D9F" w:rsidRPr="00785D9F" w:rsidRDefault="00785D9F" w:rsidP="00785D9F">
            <w:pPr>
              <w:spacing w:before="60" w:after="60"/>
              <w:rPr>
                <w:sz w:val="20"/>
                <w:szCs w:val="20"/>
              </w:rPr>
            </w:pPr>
            <w:r w:rsidRPr="00785D9F">
              <w:rPr>
                <w:color w:val="333333"/>
                <w:sz w:val="20"/>
                <w:szCs w:val="20"/>
              </w:rPr>
              <w:t>2 (2.2%)</w:t>
            </w:r>
          </w:p>
        </w:tc>
        <w:tc>
          <w:tcPr>
            <w:tcW w:w="1350" w:type="dxa"/>
            <w:tcMar>
              <w:top w:w="0" w:type="dxa"/>
              <w:left w:w="60" w:type="dxa"/>
              <w:bottom w:w="0" w:type="dxa"/>
              <w:right w:w="60" w:type="dxa"/>
            </w:tcMar>
          </w:tcPr>
          <w:p w14:paraId="5A983328" w14:textId="461C8D96" w:rsidR="00785D9F" w:rsidRPr="00785D9F" w:rsidRDefault="00785D9F" w:rsidP="00785D9F">
            <w:pPr>
              <w:spacing w:before="60" w:after="60"/>
              <w:rPr>
                <w:i/>
                <w:iCs/>
                <w:sz w:val="20"/>
                <w:szCs w:val="20"/>
              </w:rPr>
            </w:pPr>
            <w:r>
              <w:rPr>
                <w:i/>
                <w:iCs/>
                <w:sz w:val="20"/>
                <w:szCs w:val="20"/>
              </w:rPr>
              <w:t>NS</w:t>
            </w:r>
          </w:p>
        </w:tc>
      </w:tr>
      <w:tr w:rsidR="00785D9F" w:rsidRPr="006F1D1D" w14:paraId="5126E2AF" w14:textId="77777777" w:rsidTr="003E107F">
        <w:trPr>
          <w:trHeight w:val="345"/>
        </w:trPr>
        <w:tc>
          <w:tcPr>
            <w:tcW w:w="3045" w:type="dxa"/>
            <w:tcMar>
              <w:top w:w="0" w:type="dxa"/>
              <w:left w:w="60" w:type="dxa"/>
              <w:bottom w:w="0" w:type="dxa"/>
              <w:right w:w="60" w:type="dxa"/>
            </w:tcMar>
          </w:tcPr>
          <w:p w14:paraId="00FF002D" w14:textId="36F8BABD" w:rsidR="00785D9F" w:rsidRPr="00785D9F" w:rsidRDefault="00785D9F" w:rsidP="00785D9F">
            <w:pPr>
              <w:spacing w:before="60" w:after="60"/>
              <w:rPr>
                <w:sz w:val="20"/>
                <w:szCs w:val="20"/>
              </w:rPr>
            </w:pPr>
            <w:r w:rsidRPr="00785D9F">
              <w:rPr>
                <w:sz w:val="20"/>
                <w:szCs w:val="20"/>
              </w:rPr>
              <w:t>Recurrence of diverticulitis</w:t>
            </w:r>
          </w:p>
        </w:tc>
        <w:tc>
          <w:tcPr>
            <w:tcW w:w="2505" w:type="dxa"/>
            <w:tcMar>
              <w:top w:w="0" w:type="dxa"/>
              <w:left w:w="60" w:type="dxa"/>
              <w:bottom w:w="0" w:type="dxa"/>
              <w:right w:w="60" w:type="dxa"/>
            </w:tcMar>
            <w:vAlign w:val="center"/>
          </w:tcPr>
          <w:p w14:paraId="51B67B57" w14:textId="29B21026" w:rsidR="00785D9F" w:rsidRPr="00785D9F" w:rsidRDefault="00785D9F" w:rsidP="00785D9F">
            <w:pPr>
              <w:spacing w:before="60" w:after="60"/>
              <w:rPr>
                <w:sz w:val="20"/>
                <w:szCs w:val="20"/>
              </w:rPr>
            </w:pPr>
            <w:r w:rsidRPr="00785D9F">
              <w:rPr>
                <w:color w:val="333333"/>
                <w:sz w:val="20"/>
                <w:szCs w:val="20"/>
              </w:rPr>
              <w:t>2 (2.2%)</w:t>
            </w:r>
          </w:p>
        </w:tc>
        <w:tc>
          <w:tcPr>
            <w:tcW w:w="2580" w:type="dxa"/>
            <w:tcMar>
              <w:top w:w="0" w:type="dxa"/>
              <w:left w:w="60" w:type="dxa"/>
              <w:bottom w:w="0" w:type="dxa"/>
              <w:right w:w="60" w:type="dxa"/>
            </w:tcMar>
            <w:vAlign w:val="center"/>
          </w:tcPr>
          <w:p w14:paraId="60A68CE6" w14:textId="051C4C91" w:rsidR="00785D9F" w:rsidRPr="00785D9F" w:rsidRDefault="00785D9F" w:rsidP="00785D9F">
            <w:pPr>
              <w:spacing w:before="60" w:after="60"/>
              <w:rPr>
                <w:sz w:val="20"/>
                <w:szCs w:val="20"/>
              </w:rPr>
            </w:pPr>
            <w:r w:rsidRPr="00785D9F">
              <w:rPr>
                <w:color w:val="333333"/>
                <w:sz w:val="20"/>
                <w:szCs w:val="20"/>
              </w:rPr>
              <w:t>0 (0%)</w:t>
            </w:r>
          </w:p>
        </w:tc>
        <w:tc>
          <w:tcPr>
            <w:tcW w:w="1350" w:type="dxa"/>
            <w:tcMar>
              <w:top w:w="0" w:type="dxa"/>
              <w:left w:w="60" w:type="dxa"/>
              <w:bottom w:w="0" w:type="dxa"/>
              <w:right w:w="60" w:type="dxa"/>
            </w:tcMar>
          </w:tcPr>
          <w:p w14:paraId="7078461E" w14:textId="5B97ABB1" w:rsidR="00785D9F" w:rsidRPr="00785D9F" w:rsidRDefault="00785D9F" w:rsidP="00785D9F">
            <w:pPr>
              <w:spacing w:before="60" w:after="60"/>
              <w:rPr>
                <w:i/>
                <w:iCs/>
                <w:sz w:val="20"/>
                <w:szCs w:val="20"/>
              </w:rPr>
            </w:pPr>
            <w:r>
              <w:rPr>
                <w:i/>
                <w:iCs/>
                <w:sz w:val="20"/>
                <w:szCs w:val="20"/>
              </w:rPr>
              <w:t>NS</w:t>
            </w:r>
          </w:p>
        </w:tc>
      </w:tr>
      <w:tr w:rsidR="00785D9F" w:rsidRPr="00785D9F" w14:paraId="2C6EA59C" w14:textId="77777777" w:rsidTr="00CE2703">
        <w:trPr>
          <w:trHeight w:val="345"/>
        </w:trPr>
        <w:tc>
          <w:tcPr>
            <w:tcW w:w="9480" w:type="dxa"/>
            <w:gridSpan w:val="4"/>
            <w:tcBorders>
              <w:top w:val="single" w:sz="4" w:space="0" w:color="auto"/>
              <w:bottom w:val="single" w:sz="4" w:space="0" w:color="auto"/>
            </w:tcBorders>
            <w:tcMar>
              <w:top w:w="0" w:type="dxa"/>
              <w:left w:w="60" w:type="dxa"/>
              <w:bottom w:w="0" w:type="dxa"/>
              <w:right w:w="60" w:type="dxa"/>
            </w:tcMar>
          </w:tcPr>
          <w:p w14:paraId="5FDFEC07" w14:textId="37BBF94F" w:rsidR="00785D9F" w:rsidRPr="00785D9F" w:rsidRDefault="00785D9F" w:rsidP="00785D9F">
            <w:pPr>
              <w:spacing w:before="60" w:after="60"/>
              <w:ind w:right="419"/>
              <w:rPr>
                <w:sz w:val="20"/>
                <w:szCs w:val="20"/>
                <w:lang w:val="en-GB"/>
              </w:rPr>
            </w:pPr>
            <w:r w:rsidRPr="00785D9F">
              <w:rPr>
                <w:sz w:val="20"/>
                <w:szCs w:val="20"/>
                <w:lang w:val="en-GB"/>
              </w:rPr>
              <w:t>ICU, intensive care unit; NS, not significant</w:t>
            </w:r>
          </w:p>
        </w:tc>
      </w:tr>
    </w:tbl>
    <w:p w14:paraId="1D939B08" w14:textId="77777777" w:rsidR="00594BD8" w:rsidRDefault="005B26A6">
      <w:pPr>
        <w:pStyle w:val="p1"/>
      </w:pPr>
      <w:r>
        <w:rPr>
          <w:b/>
          <w:bCs/>
        </w:rPr>
        <w:br w:type="page"/>
      </w:r>
      <w:r w:rsidR="00594BD8">
        <w:rPr>
          <w:b/>
          <w:bCs/>
        </w:rPr>
        <w:lastRenderedPageBreak/>
        <w:t>Table 4. Cox proportional hazards model for time to stoma closure.</w:t>
      </w:r>
    </w:p>
    <w:p w14:paraId="42AF41AC" w14:textId="11CD3B6A" w:rsidR="00594BD8" w:rsidRDefault="00594BD8" w:rsidP="00594BD8">
      <w:pPr>
        <w:pStyle w:val="p2"/>
      </w:pPr>
      <w:r>
        <w:t xml:space="preserve">Results from a Cox proportional hazards model with robust standard errors clustered by matched pairs, assessing the association between surgical procedure and time to stoma closure. In this model, </w:t>
      </w:r>
      <w:r>
        <w:t xml:space="preserve">OPA </w:t>
      </w:r>
      <w:r>
        <w:t xml:space="preserve">was associated with a significantly higher rate of stoma closure compared with </w:t>
      </w:r>
      <w:r>
        <w:t>LHP.</w:t>
      </w:r>
    </w:p>
    <w:tbl>
      <w:tblPr>
        <w:tblW w:w="0" w:type="auto"/>
        <w:jc w:val="center"/>
        <w:tblLayout w:type="fixed"/>
        <w:tblLook w:val="0420" w:firstRow="1" w:lastRow="0" w:firstColumn="0" w:lastColumn="0" w:noHBand="0" w:noVBand="1"/>
      </w:tblPr>
      <w:tblGrid>
        <w:gridCol w:w="3845"/>
        <w:gridCol w:w="2624"/>
        <w:gridCol w:w="1389"/>
        <w:gridCol w:w="1181"/>
      </w:tblGrid>
      <w:tr w:rsidR="00594BD8" w:rsidRPr="00107721" w14:paraId="6238A025" w14:textId="77777777" w:rsidTr="006C2C10">
        <w:trPr>
          <w:tblHeader/>
          <w:jc w:val="center"/>
        </w:trPr>
        <w:tc>
          <w:tcPr>
            <w:tcW w:w="384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67DE6AF"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sidRPr="00107721">
              <w:rPr>
                <w:rFonts w:eastAsia="Helvetica"/>
                <w:color w:val="000000"/>
                <w:sz w:val="20"/>
                <w:szCs w:val="20"/>
              </w:rPr>
              <w:t>Variable</w:t>
            </w:r>
          </w:p>
        </w:tc>
        <w:tc>
          <w:tcPr>
            <w:tcW w:w="262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707C3F5" w14:textId="43E7EFC6"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Hazard Ratio</w:t>
            </w:r>
            <w:r w:rsidR="00297ED9" w:rsidRPr="00107721">
              <w:rPr>
                <w:rFonts w:eastAsia="Helvetica"/>
                <w:color w:val="000000"/>
                <w:sz w:val="20"/>
                <w:szCs w:val="20"/>
                <w:vertAlign w:val="superscript"/>
              </w:rPr>
              <w:t>1</w:t>
            </w:r>
            <w:r w:rsidRPr="00107721">
              <w:rPr>
                <w:rFonts w:eastAsia="Helvetica"/>
                <w:color w:val="000000"/>
                <w:sz w:val="20"/>
                <w:szCs w:val="20"/>
              </w:rPr>
              <w:t xml:space="preserve"> </w:t>
            </w:r>
          </w:p>
        </w:tc>
        <w:tc>
          <w:tcPr>
            <w:tcW w:w="138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F5558F"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b/>
                <w:color w:val="000000"/>
                <w:sz w:val="20"/>
                <w:szCs w:val="20"/>
              </w:rPr>
              <w:t>95% CI</w:t>
            </w:r>
            <w:r w:rsidRPr="00107721">
              <w:rPr>
                <w:rFonts w:eastAsia="Helvetica"/>
                <w:color w:val="000000"/>
                <w:sz w:val="20"/>
                <w:szCs w:val="2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E03AB3"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b/>
                <w:color w:val="000000"/>
                <w:sz w:val="20"/>
                <w:szCs w:val="20"/>
              </w:rPr>
              <w:t>p-value</w:t>
            </w:r>
            <w:r w:rsidRPr="00107721">
              <w:rPr>
                <w:rFonts w:eastAsia="Helvetica"/>
                <w:color w:val="000000"/>
                <w:sz w:val="20"/>
                <w:szCs w:val="20"/>
                <w:vertAlign w:val="superscript"/>
              </w:rPr>
              <w:t>1</w:t>
            </w:r>
          </w:p>
        </w:tc>
      </w:tr>
      <w:tr w:rsidR="00594BD8" w:rsidRPr="00107721" w14:paraId="1D2C88E4" w14:textId="77777777" w:rsidTr="006C2C10">
        <w:trPr>
          <w:jc w:val="center"/>
        </w:trPr>
        <w:tc>
          <w:tcPr>
            <w:tcW w:w="3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649158"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Pr>
                <w:rFonts w:eastAsia="Helvetica"/>
                <w:color w:val="000000"/>
                <w:sz w:val="20"/>
                <w:szCs w:val="20"/>
              </w:rPr>
              <w:t>Laparoscopic Hartmann</w:t>
            </w:r>
          </w:p>
        </w:tc>
        <w:tc>
          <w:tcPr>
            <w:tcW w:w="2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8B801"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27F2CE"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A86A7"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p>
        </w:tc>
      </w:tr>
      <w:tr w:rsidR="00594BD8" w:rsidRPr="00107721" w14:paraId="40A9C160" w14:textId="77777777" w:rsidTr="006C2C10">
        <w:trPr>
          <w:jc w:val="center"/>
        </w:trPr>
        <w:tc>
          <w:tcPr>
            <w:tcW w:w="384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08C4C99"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21"/>
              <w:rPr>
                <w:rFonts w:eastAsia="Helvetica"/>
                <w:color w:val="000000"/>
                <w:sz w:val="20"/>
                <w:szCs w:val="20"/>
              </w:rPr>
            </w:pPr>
            <w:r>
              <w:rPr>
                <w:rFonts w:eastAsia="Helvetica"/>
                <w:color w:val="000000"/>
                <w:sz w:val="20"/>
                <w:szCs w:val="20"/>
              </w:rPr>
              <w:t>Open Primary Anastomosis with Ileostomy</w:t>
            </w:r>
          </w:p>
        </w:tc>
        <w:tc>
          <w:tcPr>
            <w:tcW w:w="262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1636525"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1.84</w:t>
            </w:r>
          </w:p>
        </w:tc>
        <w:tc>
          <w:tcPr>
            <w:tcW w:w="138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D2C14EE"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1.39, 2.44</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F2BDC28"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&lt;0.001</w:t>
            </w:r>
          </w:p>
        </w:tc>
      </w:tr>
      <w:tr w:rsidR="00594BD8" w:rsidRPr="00107721" w14:paraId="13FA52D7" w14:textId="77777777" w:rsidTr="006C2C10">
        <w:trPr>
          <w:jc w:val="center"/>
        </w:trPr>
        <w:tc>
          <w:tcPr>
            <w:tcW w:w="9039"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B6C475B" w14:textId="27736A99"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sidRPr="00107721">
              <w:rPr>
                <w:rFonts w:eastAsia="Helvetica"/>
                <w:color w:val="000000"/>
                <w:sz w:val="20"/>
                <w:szCs w:val="20"/>
                <w:vertAlign w:val="superscript"/>
              </w:rPr>
              <w:t>1</w:t>
            </w:r>
            <w:r w:rsidRPr="00107721">
              <w:rPr>
                <w:rFonts w:eastAsia="Helvetica"/>
                <w:color w:val="000000"/>
                <w:sz w:val="20"/>
                <w:szCs w:val="20"/>
              </w:rPr>
              <w:t>Hazard ratios were obtained using a Cox proportional hazards model with robust standard errors clustered on matched pairs.</w:t>
            </w:r>
            <w:r w:rsidR="00270C56">
              <w:rPr>
                <w:rFonts w:eastAsia="Helvetica"/>
                <w:color w:val="000000"/>
                <w:sz w:val="20"/>
                <w:szCs w:val="20"/>
              </w:rPr>
              <w:t xml:space="preserve"> HR greater than 1 indicates a higher risk of stoma closure, corresponding to a shorter time to stoma-free status.</w:t>
            </w:r>
          </w:p>
        </w:tc>
      </w:tr>
      <w:tr w:rsidR="00594BD8" w:rsidRPr="00107721" w14:paraId="532E327F" w14:textId="77777777" w:rsidTr="006C2C10">
        <w:trPr>
          <w:jc w:val="center"/>
        </w:trPr>
        <w:tc>
          <w:tcPr>
            <w:tcW w:w="9039"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548C159"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00" w:right="102"/>
              <w:rPr>
                <w:rFonts w:eastAsia="Helvetica"/>
                <w:color w:val="000000"/>
                <w:sz w:val="20"/>
                <w:szCs w:val="20"/>
              </w:rPr>
            </w:pPr>
            <w:r w:rsidRPr="00107721">
              <w:rPr>
                <w:rFonts w:eastAsia="Helvetica"/>
                <w:color w:val="000000"/>
                <w:sz w:val="20"/>
                <w:szCs w:val="20"/>
              </w:rPr>
              <w:t>Abbreviations: CI = Confidence Interval, HR = Hazard Ratio</w:t>
            </w:r>
          </w:p>
        </w:tc>
      </w:tr>
    </w:tbl>
    <w:p w14:paraId="1011B649" w14:textId="0C0503EB" w:rsidR="0028401D" w:rsidRDefault="0028401D" w:rsidP="0028401D">
      <w:pPr>
        <w:pStyle w:val="p1"/>
      </w:pPr>
    </w:p>
    <w:p w14:paraId="3788AD6F" w14:textId="77777777" w:rsidR="0028401D" w:rsidRDefault="0028401D">
      <w:pPr>
        <w:rPr>
          <w:b/>
          <w:bCs/>
        </w:rPr>
      </w:pPr>
    </w:p>
    <w:p w14:paraId="69260A58" w14:textId="77777777" w:rsidR="0028401D" w:rsidRDefault="0028401D">
      <w:pPr>
        <w:rPr>
          <w:b/>
          <w:bCs/>
        </w:rPr>
      </w:pPr>
    </w:p>
    <w:p w14:paraId="1D992826" w14:textId="11724DF9" w:rsidR="0028401D" w:rsidRDefault="0028401D">
      <w:pPr>
        <w:rPr>
          <w:b/>
          <w:bCs/>
        </w:rPr>
      </w:pPr>
      <w:r>
        <w:rPr>
          <w:b/>
          <w:bCs/>
        </w:rPr>
        <w:br w:type="page"/>
      </w:r>
    </w:p>
    <w:p w14:paraId="7FBB4F84" w14:textId="000969DE" w:rsidR="005B26A6" w:rsidRDefault="00297ED9">
      <w:pPr>
        <w:rPr>
          <w:b/>
          <w:bCs/>
        </w:rPr>
      </w:pPr>
      <w:r>
        <w:rPr>
          <w:b/>
          <w:bCs/>
        </w:rPr>
        <w:lastRenderedPageBreak/>
        <w:t xml:space="preserve">Figure </w:t>
      </w:r>
      <w:proofErr w:type="gramStart"/>
      <w:r>
        <w:rPr>
          <w:b/>
          <w:bCs/>
        </w:rPr>
        <w:t>1 :</w:t>
      </w:r>
      <w:proofErr w:type="gramEnd"/>
      <w:r>
        <w:rPr>
          <w:b/>
          <w:bCs/>
        </w:rPr>
        <w:t xml:space="preserve"> Flow chart for </w:t>
      </w:r>
      <w:proofErr w:type="gramStart"/>
      <w:r>
        <w:rPr>
          <w:b/>
          <w:bCs/>
        </w:rPr>
        <w:t>patients</w:t>
      </w:r>
      <w:proofErr w:type="gramEnd"/>
      <w:r>
        <w:rPr>
          <w:b/>
          <w:bCs/>
        </w:rPr>
        <w:t xml:space="preserve"> inclusion</w:t>
      </w:r>
    </w:p>
    <w:p w14:paraId="31086F8E" w14:textId="77777777" w:rsidR="00B44401" w:rsidRDefault="00B44401">
      <w:pPr>
        <w:rPr>
          <w:b/>
          <w:bCs/>
        </w:rPr>
      </w:pPr>
    </w:p>
    <w:p w14:paraId="55C4BDC9" w14:textId="6461213E" w:rsidR="00CC43C3" w:rsidRDefault="00B44401">
      <w:pPr>
        <w:rPr>
          <w:b/>
          <w:bCs/>
        </w:rPr>
      </w:pPr>
      <w:r>
        <w:rPr>
          <w:b/>
          <w:bCs/>
          <w:noProof/>
        </w:rPr>
        <w:drawing>
          <wp:inline distT="0" distB="0" distL="0" distR="0" wp14:anchorId="7D45269B" wp14:editId="0D1C789D">
            <wp:extent cx="5666105" cy="3569335"/>
            <wp:effectExtent l="0" t="0" r="0" b="0"/>
            <wp:docPr id="162588219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82191" name="Graphic 1625882191"/>
                    <pic:cNvPicPr/>
                  </pic:nvPicPr>
                  <pic:blipFill>
                    <a:blip r:embed="rId12">
                      <a:extLst>
                        <a:ext uri="{96DAC541-7B7A-43D3-8B79-37D633B846F1}">
                          <asvg:svgBlip xmlns:asvg="http://schemas.microsoft.com/office/drawing/2016/SVG/main" r:embed="rId13"/>
                        </a:ext>
                      </a:extLst>
                    </a:blip>
                    <a:stretch>
                      <a:fillRect/>
                    </a:stretch>
                  </pic:blipFill>
                  <pic:spPr>
                    <a:xfrm>
                      <a:off x="0" y="0"/>
                      <a:ext cx="5666105" cy="3569335"/>
                    </a:xfrm>
                    <a:prstGeom prst="rect">
                      <a:avLst/>
                    </a:prstGeom>
                  </pic:spPr>
                </pic:pic>
              </a:graphicData>
            </a:graphic>
          </wp:inline>
        </w:drawing>
      </w:r>
    </w:p>
    <w:p w14:paraId="6C5EDBA3" w14:textId="476A5827" w:rsidR="00297ED9" w:rsidRDefault="00297ED9">
      <w:pPr>
        <w:rPr>
          <w:b/>
          <w:bCs/>
        </w:rPr>
      </w:pPr>
      <w:r>
        <w:rPr>
          <w:b/>
          <w:bCs/>
        </w:rPr>
        <w:br w:type="page"/>
      </w:r>
    </w:p>
    <w:p w14:paraId="551664A6" w14:textId="1C07A558" w:rsidR="006B3587" w:rsidRDefault="00785D9F" w:rsidP="00660046">
      <w:pPr>
        <w:ind w:right="419"/>
        <w:rPr>
          <w:b/>
          <w:bCs/>
        </w:rPr>
      </w:pPr>
      <w:r>
        <w:rPr>
          <w:b/>
          <w:bCs/>
        </w:rPr>
        <w:lastRenderedPageBreak/>
        <w:t xml:space="preserve">Figure </w:t>
      </w:r>
      <w:proofErr w:type="gramStart"/>
      <w:r w:rsidR="00297ED9">
        <w:rPr>
          <w:b/>
          <w:bCs/>
        </w:rPr>
        <w:t>2</w:t>
      </w:r>
      <w:r w:rsidR="005B26A6">
        <w:rPr>
          <w:b/>
          <w:bCs/>
        </w:rPr>
        <w:t xml:space="preserve"> :</w:t>
      </w:r>
      <w:proofErr w:type="gramEnd"/>
      <w:r w:rsidR="005B26A6">
        <w:rPr>
          <w:b/>
          <w:bCs/>
        </w:rPr>
        <w:t xml:space="preserve"> Probability of being stoma-free </w:t>
      </w:r>
      <w:r w:rsidR="005B26A6" w:rsidRPr="005B26A6">
        <w:rPr>
          <w:b/>
          <w:bCs/>
        </w:rPr>
        <w:t xml:space="preserve">up to 24 months after index surgery in propensity score-matched patients, comparing </w:t>
      </w:r>
      <w:r w:rsidR="005B26A6">
        <w:rPr>
          <w:b/>
          <w:bCs/>
        </w:rPr>
        <w:t>LHP (red) versus OPA (blue).</w:t>
      </w:r>
      <w:r w:rsidR="005B26A6" w:rsidRPr="005B26A6">
        <w:rPr>
          <w:b/>
          <w:bCs/>
        </w:rPr>
        <w:t xml:space="preserve"> </w:t>
      </w:r>
      <w:r w:rsidR="005B26A6" w:rsidRPr="0028401D">
        <w:t>Kaplan-Meier estimates of the probability of remaining stoma-free (stoma-free survival) are shown for patients undergoing LHP compared with those undergoing OPA, with follow-up censored at 24 months. The difference between groups was assessed using a stratified log-rank test accounting for the matched pairs. Corresponding p-value from the stratified log-rank test is reported. Numbers of patients at risk at selected time points are shown below the plot.</w:t>
      </w:r>
    </w:p>
    <w:p w14:paraId="54FAAC69" w14:textId="4CB60D9E" w:rsidR="00297ED9" w:rsidRDefault="0028401D" w:rsidP="00660046">
      <w:pPr>
        <w:ind w:right="419"/>
        <w:rPr>
          <w:b/>
          <w:bCs/>
        </w:rPr>
      </w:pPr>
      <w:r>
        <w:rPr>
          <w:b/>
          <w:bCs/>
          <w:noProof/>
        </w:rPr>
        <w:drawing>
          <wp:inline distT="0" distB="0" distL="0" distR="0" wp14:anchorId="39291863" wp14:editId="63EDDC3E">
            <wp:extent cx="5666105" cy="3399790"/>
            <wp:effectExtent l="0" t="0" r="0" b="3810"/>
            <wp:docPr id="135304214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42145" name="Graphic 1353042145"/>
                    <pic:cNvPicPr/>
                  </pic:nvPicPr>
                  <pic:blipFill>
                    <a:blip r:embed="rId14">
                      <a:extLst>
                        <a:ext uri="{96DAC541-7B7A-43D3-8B79-37D633B846F1}">
                          <asvg:svgBlip xmlns:asvg="http://schemas.microsoft.com/office/drawing/2016/SVG/main" r:embed="rId15"/>
                        </a:ext>
                      </a:extLst>
                    </a:blip>
                    <a:stretch>
                      <a:fillRect/>
                    </a:stretch>
                  </pic:blipFill>
                  <pic:spPr>
                    <a:xfrm>
                      <a:off x="0" y="0"/>
                      <a:ext cx="5666105" cy="3399790"/>
                    </a:xfrm>
                    <a:prstGeom prst="rect">
                      <a:avLst/>
                    </a:prstGeom>
                  </pic:spPr>
                </pic:pic>
              </a:graphicData>
            </a:graphic>
          </wp:inline>
        </w:drawing>
      </w:r>
    </w:p>
    <w:p w14:paraId="7F3533B9" w14:textId="77777777" w:rsidR="00297ED9" w:rsidRDefault="00297ED9">
      <w:pPr>
        <w:rPr>
          <w:b/>
          <w:bCs/>
        </w:rPr>
      </w:pPr>
      <w:r>
        <w:rPr>
          <w:b/>
          <w:bCs/>
        </w:rPr>
        <w:br w:type="page"/>
      </w:r>
    </w:p>
    <w:p w14:paraId="03107C8F" w14:textId="126478AA" w:rsidR="00297ED9" w:rsidRPr="00297ED9" w:rsidRDefault="00297ED9" w:rsidP="00297ED9">
      <w:pPr>
        <w:ind w:right="419"/>
        <w:rPr>
          <w:b/>
          <w:bCs/>
        </w:rPr>
      </w:pPr>
      <w:r>
        <w:rPr>
          <w:b/>
          <w:bCs/>
        </w:rPr>
        <w:lastRenderedPageBreak/>
        <w:t>Supplementary Figure S</w:t>
      </w:r>
      <w:proofErr w:type="gramStart"/>
      <w:r>
        <w:rPr>
          <w:b/>
          <w:bCs/>
        </w:rPr>
        <w:t>1 :</w:t>
      </w:r>
      <w:proofErr w:type="gramEnd"/>
      <w:r>
        <w:rPr>
          <w:b/>
          <w:bCs/>
        </w:rPr>
        <w:t xml:space="preserve"> Covariate </w:t>
      </w:r>
      <w:r w:rsidRPr="00297ED9">
        <w:rPr>
          <w:b/>
          <w:bCs/>
          <w:lang w:val="en-FR"/>
        </w:rPr>
        <w:t>Covariate balance before and after propensity score</w:t>
      </w:r>
      <w:r>
        <w:rPr>
          <w:b/>
          <w:bCs/>
          <w:lang w:val="en-FR"/>
        </w:rPr>
        <w:t xml:space="preserve"> </w:t>
      </w:r>
      <w:r w:rsidRPr="00297ED9">
        <w:rPr>
          <w:b/>
          <w:bCs/>
          <w:lang w:val="en-FR"/>
        </w:rPr>
        <w:t>matching.</w:t>
      </w:r>
    </w:p>
    <w:p w14:paraId="55CC4E74" w14:textId="4A007813" w:rsidR="00297ED9" w:rsidRPr="00297ED9" w:rsidRDefault="00297ED9" w:rsidP="00297ED9">
      <w:pPr>
        <w:ind w:right="419"/>
        <w:rPr>
          <w:lang w:val="en-FR"/>
        </w:rPr>
      </w:pPr>
      <w:r w:rsidRPr="00297ED9">
        <w:rPr>
          <w:lang w:val="en-FR"/>
        </w:rPr>
        <w:t>Standardized mean differences (SMD) are shown for all covariates in the unmatched</w:t>
      </w:r>
      <w:r w:rsidRPr="00297ED9">
        <w:rPr>
          <w:lang w:val="en-FR"/>
        </w:rPr>
        <w:t xml:space="preserve"> </w:t>
      </w:r>
      <w:r w:rsidRPr="00297ED9">
        <w:rPr>
          <w:lang w:val="en-FR"/>
        </w:rPr>
        <w:t>(red) and matched (blue) samples. The vertical dotted line represents the predefined</w:t>
      </w:r>
      <w:r w:rsidRPr="00297ED9">
        <w:rPr>
          <w:lang w:val="en-FR"/>
        </w:rPr>
        <w:t xml:space="preserve"> </w:t>
      </w:r>
      <w:r w:rsidRPr="00297ED9">
        <w:rPr>
          <w:lang w:val="en-FR"/>
        </w:rPr>
        <w:t>threshold for acceptable balance (SMD &lt; 0.1). After matching, all covariates exhibited</w:t>
      </w:r>
      <w:r w:rsidRPr="00297ED9">
        <w:rPr>
          <w:lang w:val="en-FR"/>
        </w:rPr>
        <w:t xml:space="preserve"> </w:t>
      </w:r>
      <w:r w:rsidRPr="00297ED9">
        <w:rPr>
          <w:lang w:val="en-FR"/>
        </w:rPr>
        <w:t>SMD values &lt; 0.1, indicating excellent covariate balance between groups.</w:t>
      </w:r>
    </w:p>
    <w:p w14:paraId="73665120" w14:textId="0FB0E5A8" w:rsidR="00297ED9" w:rsidRDefault="00B44401">
      <w:pPr>
        <w:rPr>
          <w:b/>
          <w:bCs/>
          <w:lang w:val="en-FR"/>
        </w:rPr>
      </w:pPr>
      <w:r>
        <w:rPr>
          <w:b/>
          <w:bCs/>
          <w:noProof/>
          <w:lang w:val="en-FR"/>
        </w:rPr>
        <w:drawing>
          <wp:inline distT="0" distB="0" distL="0" distR="0" wp14:anchorId="10670DC4" wp14:editId="0F1C7901">
            <wp:extent cx="5666105" cy="3399790"/>
            <wp:effectExtent l="0" t="0" r="0" b="0"/>
            <wp:docPr id="1951505454"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05454" name="Graphic 1951505454"/>
                    <pic:cNvPicPr/>
                  </pic:nvPicPr>
                  <pic:blipFill>
                    <a:blip r:embed="rId16">
                      <a:extLst>
                        <a:ext uri="{96DAC541-7B7A-43D3-8B79-37D633B846F1}">
                          <asvg:svgBlip xmlns:asvg="http://schemas.microsoft.com/office/drawing/2016/SVG/main" r:embed="rId17"/>
                        </a:ext>
                      </a:extLst>
                    </a:blip>
                    <a:stretch>
                      <a:fillRect/>
                    </a:stretch>
                  </pic:blipFill>
                  <pic:spPr>
                    <a:xfrm>
                      <a:off x="0" y="0"/>
                      <a:ext cx="5666105" cy="3399790"/>
                    </a:xfrm>
                    <a:prstGeom prst="rect">
                      <a:avLst/>
                    </a:prstGeom>
                  </pic:spPr>
                </pic:pic>
              </a:graphicData>
            </a:graphic>
          </wp:inline>
        </w:drawing>
      </w:r>
      <w:r w:rsidR="00297ED9">
        <w:rPr>
          <w:b/>
          <w:bCs/>
          <w:lang w:val="en-FR"/>
        </w:rPr>
        <w:br w:type="page"/>
      </w:r>
    </w:p>
    <w:p w14:paraId="7DA1B034" w14:textId="1E6336FF" w:rsidR="00AB7D44" w:rsidRDefault="00297ED9" w:rsidP="00AB7D44">
      <w:pPr>
        <w:ind w:right="419"/>
        <w:rPr>
          <w:b/>
          <w:bCs/>
        </w:rPr>
      </w:pPr>
      <w:r>
        <w:rPr>
          <w:b/>
          <w:bCs/>
          <w:lang w:val="en-FR"/>
        </w:rPr>
        <w:lastRenderedPageBreak/>
        <w:t xml:space="preserve">Supplementary Figure S2 : </w:t>
      </w:r>
      <w:r w:rsidR="00AB7D44">
        <w:rPr>
          <w:b/>
          <w:bCs/>
        </w:rPr>
        <w:t xml:space="preserve">Probability of being stoma-free </w:t>
      </w:r>
      <w:r w:rsidR="00AB7D44" w:rsidRPr="005B26A6">
        <w:rPr>
          <w:b/>
          <w:bCs/>
        </w:rPr>
        <w:t xml:space="preserve">up to 24 months after index surgery in propensity score-matched patients, comparing </w:t>
      </w:r>
      <w:r w:rsidR="00AB7D44">
        <w:rPr>
          <w:b/>
          <w:bCs/>
        </w:rPr>
        <w:t xml:space="preserve">LHP not converted to open surgery (orange), LHP converted to open surgery (pink) and </w:t>
      </w:r>
      <w:r w:rsidR="00AB7D44">
        <w:rPr>
          <w:b/>
          <w:bCs/>
        </w:rPr>
        <w:t>OPA (blue).</w:t>
      </w:r>
      <w:r w:rsidR="00AB7D44" w:rsidRPr="005B26A6">
        <w:rPr>
          <w:b/>
          <w:bCs/>
        </w:rPr>
        <w:t xml:space="preserve"> </w:t>
      </w:r>
      <w:r w:rsidR="00AB7D44" w:rsidRPr="0028401D">
        <w:t xml:space="preserve">Kaplan-Meier estimates of the probability of remaining stoma-free (stoma-free survival) are shown for patients undergoing LHP compared with those undergoing OPA, with follow-up censored at 24 months. </w:t>
      </w:r>
      <w:r w:rsidR="00AB7D44">
        <w:t xml:space="preserve">The difference between groups was assessed using Cox proportional hazards </w:t>
      </w:r>
      <w:r w:rsidR="00AB7D44" w:rsidRPr="00290B1D">
        <w:rPr>
          <w:bCs/>
        </w:rPr>
        <w:t>accounting for the matched design with robust standard errors</w:t>
      </w:r>
      <w:r w:rsidR="00AB7D44" w:rsidRPr="0028401D">
        <w:t>. Numbers of patients at risk at selected time points are shown below the plot.</w:t>
      </w:r>
    </w:p>
    <w:p w14:paraId="4A5586DD" w14:textId="3EF1B686" w:rsidR="00297ED9" w:rsidRPr="00AB7D44" w:rsidRDefault="00297ED9" w:rsidP="00660046">
      <w:pPr>
        <w:ind w:right="419"/>
        <w:rPr>
          <w:b/>
          <w:bCs/>
        </w:rPr>
      </w:pPr>
    </w:p>
    <w:p w14:paraId="1F91325E" w14:textId="77777777" w:rsidR="00AB7D44" w:rsidRDefault="00AB7D44" w:rsidP="00660046">
      <w:pPr>
        <w:ind w:right="419"/>
        <w:rPr>
          <w:b/>
          <w:bCs/>
          <w:lang w:val="en-FR"/>
        </w:rPr>
      </w:pPr>
    </w:p>
    <w:p w14:paraId="50FC52FC" w14:textId="284E85C4" w:rsidR="00AB7D44" w:rsidRDefault="00AB7D44" w:rsidP="00660046">
      <w:pPr>
        <w:ind w:right="419"/>
        <w:rPr>
          <w:b/>
          <w:bCs/>
          <w:lang w:val="en-FR"/>
        </w:rPr>
      </w:pPr>
      <w:r w:rsidRPr="00AB7D44">
        <w:rPr>
          <w:b/>
          <w:bCs/>
          <w:lang w:val="en-FR"/>
        </w:rPr>
        <w:drawing>
          <wp:inline distT="0" distB="0" distL="0" distR="0" wp14:anchorId="676E816D" wp14:editId="33CDAB62">
            <wp:extent cx="5666105" cy="2962275"/>
            <wp:effectExtent l="0" t="0" r="0" b="0"/>
            <wp:docPr id="901346943" name="Picture 1" descr="A graph of a number of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46943" name="Picture 1" descr="A graph of a number of patients&#10;&#10;AI-generated content may be incorrect."/>
                    <pic:cNvPicPr/>
                  </pic:nvPicPr>
                  <pic:blipFill>
                    <a:blip r:embed="rId18"/>
                    <a:stretch>
                      <a:fillRect/>
                    </a:stretch>
                  </pic:blipFill>
                  <pic:spPr>
                    <a:xfrm>
                      <a:off x="0" y="0"/>
                      <a:ext cx="5666105" cy="2962275"/>
                    </a:xfrm>
                    <a:prstGeom prst="rect">
                      <a:avLst/>
                    </a:prstGeom>
                  </pic:spPr>
                </pic:pic>
              </a:graphicData>
            </a:graphic>
          </wp:inline>
        </w:drawing>
      </w:r>
    </w:p>
    <w:p w14:paraId="53CB5181" w14:textId="77777777" w:rsidR="00AB7D44" w:rsidRDefault="00AB7D44" w:rsidP="00660046">
      <w:pPr>
        <w:ind w:right="419"/>
        <w:rPr>
          <w:b/>
          <w:bCs/>
          <w:lang w:val="en-FR"/>
        </w:rPr>
      </w:pPr>
    </w:p>
    <w:p w14:paraId="2A342FCC" w14:textId="77777777" w:rsidR="00AB7D44" w:rsidRPr="00297ED9" w:rsidRDefault="00AB7D44" w:rsidP="00660046">
      <w:pPr>
        <w:ind w:right="419"/>
        <w:rPr>
          <w:b/>
          <w:bCs/>
          <w:lang w:val="en-FR"/>
        </w:rPr>
      </w:pPr>
    </w:p>
    <w:sectPr w:rsidR="00AB7D44" w:rsidRPr="00297ED9" w:rsidSect="00145006">
      <w:type w:val="continuous"/>
      <w:pgSz w:w="11900" w:h="16840"/>
      <w:pgMar w:top="1417" w:right="1417" w:bottom="1417" w:left="156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 w:author="Thomas Husson" w:date="2025-11-27T10:56:00Z" w:initials="TH">
    <w:p w14:paraId="07C8DB43" w14:textId="77777777" w:rsidR="006F1D1D" w:rsidRDefault="006F1D1D" w:rsidP="006F1D1D">
      <w:r>
        <w:rPr>
          <w:rStyle w:val="CommentReference"/>
        </w:rPr>
        <w:annotationRef/>
      </w:r>
      <w:r>
        <w:rPr>
          <w:sz w:val="20"/>
          <w:szCs w:val="20"/>
        </w:rPr>
        <w:t>Flowchart -&gt; Yes je le mets au début des résultats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C8DB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56A60B" w16cex:dateUtc="2025-11-27T09: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C8DB43" w16cid:durableId="0C56A6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75832" w14:textId="77777777" w:rsidR="001F6727" w:rsidRDefault="001F6727">
      <w:r>
        <w:separator/>
      </w:r>
    </w:p>
  </w:endnote>
  <w:endnote w:type="continuationSeparator" w:id="0">
    <w:p w14:paraId="1EFB20ED" w14:textId="77777777" w:rsidR="001F6727" w:rsidRDefault="001F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C8E5F" w14:textId="77777777" w:rsidR="001F6727" w:rsidRDefault="001F6727">
      <w:r>
        <w:separator/>
      </w:r>
    </w:p>
  </w:footnote>
  <w:footnote w:type="continuationSeparator" w:id="0">
    <w:p w14:paraId="7F8FBCBF" w14:textId="77777777" w:rsidR="001F6727" w:rsidRDefault="001F67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58EE"/>
    <w:multiLevelType w:val="multilevel"/>
    <w:tmpl w:val="C966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86077"/>
    <w:multiLevelType w:val="multilevel"/>
    <w:tmpl w:val="E1E0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AA1D23"/>
    <w:multiLevelType w:val="hybridMultilevel"/>
    <w:tmpl w:val="5590DC44"/>
    <w:lvl w:ilvl="0" w:tplc="F424A578">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9059748">
    <w:abstractNumId w:val="1"/>
  </w:num>
  <w:num w:numId="2" w16cid:durableId="565528027">
    <w:abstractNumId w:val="0"/>
  </w:num>
  <w:num w:numId="3" w16cid:durableId="59312624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Husson">
    <w15:presenceInfo w15:providerId="AD" w15:userId="S::thomas.husson@universite-paris-saclay.fr::a35605c5-b976-4b20-b943-e1f2c6d746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en-CA" w:vendorID="64" w:dllVersion="4096" w:nlCheck="1" w:checkStyle="0"/>
  <w:activeWritingStyle w:appName="MSWord" w:lang="en-CA" w:vendorID="64" w:dllVersion="0"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979"/>
    <w:rsid w:val="00027CBC"/>
    <w:rsid w:val="000579EE"/>
    <w:rsid w:val="0006005F"/>
    <w:rsid w:val="00066D4E"/>
    <w:rsid w:val="0007521E"/>
    <w:rsid w:val="00075594"/>
    <w:rsid w:val="000816CB"/>
    <w:rsid w:val="000862A7"/>
    <w:rsid w:val="000944B1"/>
    <w:rsid w:val="000A0972"/>
    <w:rsid w:val="000A127A"/>
    <w:rsid w:val="000A7DCD"/>
    <w:rsid w:val="000B4CCE"/>
    <w:rsid w:val="000E6488"/>
    <w:rsid w:val="00106B80"/>
    <w:rsid w:val="001120F9"/>
    <w:rsid w:val="001415C4"/>
    <w:rsid w:val="00145006"/>
    <w:rsid w:val="00150709"/>
    <w:rsid w:val="0015347A"/>
    <w:rsid w:val="00163E56"/>
    <w:rsid w:val="00180189"/>
    <w:rsid w:val="00183F41"/>
    <w:rsid w:val="00184D03"/>
    <w:rsid w:val="001B0B08"/>
    <w:rsid w:val="001B1B49"/>
    <w:rsid w:val="001B2246"/>
    <w:rsid w:val="001C4CCA"/>
    <w:rsid w:val="001C5B0A"/>
    <w:rsid w:val="001E33C7"/>
    <w:rsid w:val="001E67D8"/>
    <w:rsid w:val="001F6727"/>
    <w:rsid w:val="00204443"/>
    <w:rsid w:val="0021483A"/>
    <w:rsid w:val="00252511"/>
    <w:rsid w:val="002654F6"/>
    <w:rsid w:val="00270C56"/>
    <w:rsid w:val="0028401D"/>
    <w:rsid w:val="00290B1D"/>
    <w:rsid w:val="00292D35"/>
    <w:rsid w:val="00294989"/>
    <w:rsid w:val="00297ED9"/>
    <w:rsid w:val="002A33A8"/>
    <w:rsid w:val="002A48BE"/>
    <w:rsid w:val="002B2826"/>
    <w:rsid w:val="002B3215"/>
    <w:rsid w:val="00301979"/>
    <w:rsid w:val="003068FC"/>
    <w:rsid w:val="00311966"/>
    <w:rsid w:val="00327A92"/>
    <w:rsid w:val="00331A7F"/>
    <w:rsid w:val="00346E84"/>
    <w:rsid w:val="003620F5"/>
    <w:rsid w:val="00365E69"/>
    <w:rsid w:val="003670CD"/>
    <w:rsid w:val="00390117"/>
    <w:rsid w:val="00395FFD"/>
    <w:rsid w:val="003A25B8"/>
    <w:rsid w:val="003A2EBE"/>
    <w:rsid w:val="003A67F7"/>
    <w:rsid w:val="003B19D2"/>
    <w:rsid w:val="003C5B4D"/>
    <w:rsid w:val="003C7976"/>
    <w:rsid w:val="003C7FBD"/>
    <w:rsid w:val="003D163A"/>
    <w:rsid w:val="003F41CD"/>
    <w:rsid w:val="003F61EF"/>
    <w:rsid w:val="004218A1"/>
    <w:rsid w:val="00424C07"/>
    <w:rsid w:val="00442D46"/>
    <w:rsid w:val="00451979"/>
    <w:rsid w:val="0046311D"/>
    <w:rsid w:val="0047728F"/>
    <w:rsid w:val="00482886"/>
    <w:rsid w:val="00492191"/>
    <w:rsid w:val="00496966"/>
    <w:rsid w:val="004B650F"/>
    <w:rsid w:val="004C3A88"/>
    <w:rsid w:val="004D0EF1"/>
    <w:rsid w:val="004E6FB6"/>
    <w:rsid w:val="004F5B18"/>
    <w:rsid w:val="004F6B57"/>
    <w:rsid w:val="00511628"/>
    <w:rsid w:val="00515590"/>
    <w:rsid w:val="00522373"/>
    <w:rsid w:val="00540204"/>
    <w:rsid w:val="005435BC"/>
    <w:rsid w:val="00545573"/>
    <w:rsid w:val="00567A0E"/>
    <w:rsid w:val="00594BD8"/>
    <w:rsid w:val="005A6629"/>
    <w:rsid w:val="005B26A6"/>
    <w:rsid w:val="005B665B"/>
    <w:rsid w:val="005C7A52"/>
    <w:rsid w:val="005C7E7C"/>
    <w:rsid w:val="005D2875"/>
    <w:rsid w:val="005D61C1"/>
    <w:rsid w:val="0060140B"/>
    <w:rsid w:val="00607A4A"/>
    <w:rsid w:val="006325FD"/>
    <w:rsid w:val="00636B3C"/>
    <w:rsid w:val="006370ED"/>
    <w:rsid w:val="00645EA6"/>
    <w:rsid w:val="00660046"/>
    <w:rsid w:val="00662EC5"/>
    <w:rsid w:val="00667D58"/>
    <w:rsid w:val="00682408"/>
    <w:rsid w:val="00682B24"/>
    <w:rsid w:val="006918DC"/>
    <w:rsid w:val="00695424"/>
    <w:rsid w:val="006A251F"/>
    <w:rsid w:val="006A426A"/>
    <w:rsid w:val="006B28BE"/>
    <w:rsid w:val="006B3587"/>
    <w:rsid w:val="006D18E5"/>
    <w:rsid w:val="006D2240"/>
    <w:rsid w:val="006F1D1D"/>
    <w:rsid w:val="0070680C"/>
    <w:rsid w:val="00710089"/>
    <w:rsid w:val="007343EF"/>
    <w:rsid w:val="00735010"/>
    <w:rsid w:val="00736352"/>
    <w:rsid w:val="00761FEC"/>
    <w:rsid w:val="007757AC"/>
    <w:rsid w:val="00781933"/>
    <w:rsid w:val="007843B1"/>
    <w:rsid w:val="00785D9F"/>
    <w:rsid w:val="007A021E"/>
    <w:rsid w:val="007C5C20"/>
    <w:rsid w:val="007F0DC3"/>
    <w:rsid w:val="008530F1"/>
    <w:rsid w:val="00884DC9"/>
    <w:rsid w:val="008902C2"/>
    <w:rsid w:val="00894CF8"/>
    <w:rsid w:val="008A3C0C"/>
    <w:rsid w:val="008B07D8"/>
    <w:rsid w:val="008D33D6"/>
    <w:rsid w:val="008E5FA3"/>
    <w:rsid w:val="008E7E1D"/>
    <w:rsid w:val="009019DD"/>
    <w:rsid w:val="009302A6"/>
    <w:rsid w:val="00934266"/>
    <w:rsid w:val="0093497A"/>
    <w:rsid w:val="00962505"/>
    <w:rsid w:val="00971EB4"/>
    <w:rsid w:val="009A1A92"/>
    <w:rsid w:val="009B1313"/>
    <w:rsid w:val="009B1E7A"/>
    <w:rsid w:val="009B5D6D"/>
    <w:rsid w:val="009D3A85"/>
    <w:rsid w:val="009D7359"/>
    <w:rsid w:val="009E0715"/>
    <w:rsid w:val="009F0C48"/>
    <w:rsid w:val="00A0437D"/>
    <w:rsid w:val="00A17045"/>
    <w:rsid w:val="00A334DA"/>
    <w:rsid w:val="00A42CB9"/>
    <w:rsid w:val="00A46EE4"/>
    <w:rsid w:val="00AA04A2"/>
    <w:rsid w:val="00AB2F71"/>
    <w:rsid w:val="00AB3D0B"/>
    <w:rsid w:val="00AB7D44"/>
    <w:rsid w:val="00AD1F81"/>
    <w:rsid w:val="00B00EF1"/>
    <w:rsid w:val="00B04FD0"/>
    <w:rsid w:val="00B2568F"/>
    <w:rsid w:val="00B260A8"/>
    <w:rsid w:val="00B44401"/>
    <w:rsid w:val="00B47A1C"/>
    <w:rsid w:val="00B47BDF"/>
    <w:rsid w:val="00B55575"/>
    <w:rsid w:val="00B6696E"/>
    <w:rsid w:val="00B86439"/>
    <w:rsid w:val="00B96F47"/>
    <w:rsid w:val="00C225BD"/>
    <w:rsid w:val="00C5447F"/>
    <w:rsid w:val="00C60568"/>
    <w:rsid w:val="00C63933"/>
    <w:rsid w:val="00C76F5E"/>
    <w:rsid w:val="00C811CF"/>
    <w:rsid w:val="00C96B35"/>
    <w:rsid w:val="00CC43C3"/>
    <w:rsid w:val="00CE2703"/>
    <w:rsid w:val="00CE3D90"/>
    <w:rsid w:val="00CE6A22"/>
    <w:rsid w:val="00D03688"/>
    <w:rsid w:val="00D11F4D"/>
    <w:rsid w:val="00D52E53"/>
    <w:rsid w:val="00D8004A"/>
    <w:rsid w:val="00D96FF7"/>
    <w:rsid w:val="00DB52B6"/>
    <w:rsid w:val="00DB6483"/>
    <w:rsid w:val="00DB684E"/>
    <w:rsid w:val="00DC7384"/>
    <w:rsid w:val="00DC755D"/>
    <w:rsid w:val="00DD7E9A"/>
    <w:rsid w:val="00DE2B07"/>
    <w:rsid w:val="00E23FE0"/>
    <w:rsid w:val="00E31E05"/>
    <w:rsid w:val="00E36BFB"/>
    <w:rsid w:val="00E607FA"/>
    <w:rsid w:val="00E84489"/>
    <w:rsid w:val="00E91D78"/>
    <w:rsid w:val="00E9686D"/>
    <w:rsid w:val="00EB05FB"/>
    <w:rsid w:val="00EC0730"/>
    <w:rsid w:val="00EC113F"/>
    <w:rsid w:val="00EC1366"/>
    <w:rsid w:val="00ED26D8"/>
    <w:rsid w:val="00EF5B4D"/>
    <w:rsid w:val="00EF777C"/>
    <w:rsid w:val="00F04DC2"/>
    <w:rsid w:val="00F10064"/>
    <w:rsid w:val="00F27ABD"/>
    <w:rsid w:val="00F30EEE"/>
    <w:rsid w:val="00F32086"/>
    <w:rsid w:val="00F605B2"/>
    <w:rsid w:val="00F84AF5"/>
    <w:rsid w:val="00F84C72"/>
    <w:rsid w:val="00F8574A"/>
    <w:rsid w:val="00FC38E9"/>
    <w:rsid w:val="00FD4E1C"/>
    <w:rsid w:val="00FE759E"/>
    <w:rsid w:val="00FF78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C92D6"/>
  <w15:docId w15:val="{DDBEE091-6DB0-504A-9D63-0C62595D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link w:val="Heading5Char"/>
    <w:uiPriority w:val="9"/>
    <w:semiHidden/>
    <w:unhideWhenUsed/>
    <w:qFormat/>
    <w:rsid w:val="00802A5B"/>
    <w:pPr>
      <w:spacing w:before="100" w:beforeAutospacing="1" w:after="100" w:afterAutospacing="1"/>
      <w:outlineLvl w:val="4"/>
    </w:pPr>
    <w:rPr>
      <w:b/>
      <w:bCs/>
      <w:sz w:val="20"/>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5Char">
    <w:name w:val="Heading 5 Char"/>
    <w:basedOn w:val="DefaultParagraphFont"/>
    <w:link w:val="Heading5"/>
    <w:uiPriority w:val="9"/>
    <w:rsid w:val="00802A5B"/>
    <w:rPr>
      <w:rFonts w:ascii="Times New Roman" w:eastAsia="Times New Roman" w:hAnsi="Times New Roman" w:cs="Times New Roman"/>
      <w:b/>
      <w:bCs/>
      <w:kern w:val="0"/>
      <w:sz w:val="20"/>
      <w:szCs w:val="20"/>
      <w:lang w:eastAsia="fr-FR"/>
    </w:rPr>
  </w:style>
  <w:style w:type="paragraph" w:styleId="NormalWeb">
    <w:name w:val="Normal (Web)"/>
    <w:basedOn w:val="Normal"/>
    <w:uiPriority w:val="99"/>
    <w:unhideWhenUsed/>
    <w:rsid w:val="00802A5B"/>
    <w:pPr>
      <w:spacing w:before="100" w:beforeAutospacing="1" w:after="100" w:afterAutospacing="1"/>
    </w:pPr>
  </w:style>
  <w:style w:type="character" w:styleId="Strong">
    <w:name w:val="Strong"/>
    <w:basedOn w:val="DefaultParagraphFont"/>
    <w:uiPriority w:val="22"/>
    <w:qFormat/>
    <w:rsid w:val="00D3769E"/>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paragraph" w:customStyle="1" w:styleId="Bibliographie1">
    <w:name w:val="Bibliographie1"/>
    <w:basedOn w:val="Normal"/>
    <w:link w:val="BibliographyCar"/>
    <w:rsid w:val="00545573"/>
    <w:pPr>
      <w:pBdr>
        <w:top w:val="nil"/>
        <w:left w:val="nil"/>
        <w:bottom w:val="nil"/>
        <w:right w:val="nil"/>
        <w:between w:val="nil"/>
      </w:pBdr>
      <w:tabs>
        <w:tab w:val="left" w:pos="260"/>
      </w:tabs>
      <w:spacing w:after="240"/>
      <w:ind w:left="264" w:hanging="264"/>
    </w:pPr>
  </w:style>
  <w:style w:type="character" w:customStyle="1" w:styleId="BibliographyCar">
    <w:name w:val="Bibliography Car"/>
    <w:basedOn w:val="DefaultParagraphFont"/>
    <w:link w:val="Bibliographie1"/>
    <w:rsid w:val="00545573"/>
  </w:style>
  <w:style w:type="character" w:styleId="Hyperlink">
    <w:name w:val="Hyperlink"/>
    <w:basedOn w:val="DefaultParagraphFont"/>
    <w:uiPriority w:val="99"/>
    <w:unhideWhenUsed/>
    <w:rsid w:val="00545573"/>
    <w:rPr>
      <w:color w:val="0000FF"/>
      <w:u w:val="single"/>
    </w:rPr>
  </w:style>
  <w:style w:type="character" w:styleId="FollowedHyperlink">
    <w:name w:val="FollowedHyperlink"/>
    <w:basedOn w:val="DefaultParagraphFont"/>
    <w:uiPriority w:val="99"/>
    <w:semiHidden/>
    <w:unhideWhenUsed/>
    <w:rsid w:val="00545573"/>
    <w:rPr>
      <w:color w:val="954F72" w:themeColor="followedHyperlink"/>
      <w:u w:val="single"/>
    </w:rPr>
  </w:style>
  <w:style w:type="character" w:customStyle="1" w:styleId="ml-1">
    <w:name w:val="ml-1"/>
    <w:basedOn w:val="DefaultParagraphFont"/>
    <w:rsid w:val="00545573"/>
  </w:style>
  <w:style w:type="table" w:styleId="TableGrid">
    <w:name w:val="Table Grid"/>
    <w:basedOn w:val="TableNormal"/>
    <w:rsid w:val="005455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27CBC"/>
    <w:rPr>
      <w:sz w:val="16"/>
      <w:szCs w:val="16"/>
    </w:rPr>
  </w:style>
  <w:style w:type="paragraph" w:styleId="CommentText">
    <w:name w:val="annotation text"/>
    <w:basedOn w:val="Normal"/>
    <w:link w:val="CommentTextChar"/>
    <w:uiPriority w:val="99"/>
    <w:semiHidden/>
    <w:unhideWhenUsed/>
    <w:rsid w:val="00027CBC"/>
    <w:rPr>
      <w:sz w:val="20"/>
      <w:szCs w:val="20"/>
    </w:rPr>
  </w:style>
  <w:style w:type="character" w:customStyle="1" w:styleId="CommentTextChar">
    <w:name w:val="Comment Text Char"/>
    <w:basedOn w:val="DefaultParagraphFont"/>
    <w:link w:val="CommentText"/>
    <w:uiPriority w:val="99"/>
    <w:semiHidden/>
    <w:rsid w:val="00027CBC"/>
    <w:rPr>
      <w:sz w:val="20"/>
      <w:szCs w:val="20"/>
    </w:rPr>
  </w:style>
  <w:style w:type="paragraph" w:styleId="CommentSubject">
    <w:name w:val="annotation subject"/>
    <w:basedOn w:val="CommentText"/>
    <w:next w:val="CommentText"/>
    <w:link w:val="CommentSubjectChar"/>
    <w:uiPriority w:val="99"/>
    <w:semiHidden/>
    <w:unhideWhenUsed/>
    <w:rsid w:val="00027CBC"/>
    <w:rPr>
      <w:b/>
      <w:bCs/>
    </w:rPr>
  </w:style>
  <w:style w:type="character" w:customStyle="1" w:styleId="CommentSubjectChar">
    <w:name w:val="Comment Subject Char"/>
    <w:basedOn w:val="CommentTextChar"/>
    <w:link w:val="CommentSubject"/>
    <w:uiPriority w:val="99"/>
    <w:semiHidden/>
    <w:rsid w:val="00027CBC"/>
    <w:rPr>
      <w:b/>
      <w:bCs/>
      <w:sz w:val="20"/>
      <w:szCs w:val="20"/>
    </w:rPr>
  </w:style>
  <w:style w:type="paragraph" w:styleId="Header">
    <w:name w:val="header"/>
    <w:basedOn w:val="Normal"/>
    <w:link w:val="HeaderChar"/>
    <w:uiPriority w:val="99"/>
    <w:unhideWhenUsed/>
    <w:rsid w:val="004F6B57"/>
    <w:pPr>
      <w:tabs>
        <w:tab w:val="center" w:pos="4536"/>
        <w:tab w:val="right" w:pos="9072"/>
      </w:tabs>
    </w:pPr>
  </w:style>
  <w:style w:type="character" w:customStyle="1" w:styleId="HeaderChar">
    <w:name w:val="Header Char"/>
    <w:basedOn w:val="DefaultParagraphFont"/>
    <w:link w:val="Header"/>
    <w:uiPriority w:val="99"/>
    <w:rsid w:val="004F6B57"/>
  </w:style>
  <w:style w:type="paragraph" w:styleId="Footer">
    <w:name w:val="footer"/>
    <w:basedOn w:val="Normal"/>
    <w:link w:val="FooterChar"/>
    <w:uiPriority w:val="99"/>
    <w:unhideWhenUsed/>
    <w:rsid w:val="004F6B57"/>
    <w:pPr>
      <w:tabs>
        <w:tab w:val="center" w:pos="4536"/>
        <w:tab w:val="right" w:pos="9072"/>
      </w:tabs>
    </w:pPr>
  </w:style>
  <w:style w:type="character" w:customStyle="1" w:styleId="FooterChar">
    <w:name w:val="Footer Char"/>
    <w:basedOn w:val="DefaultParagraphFont"/>
    <w:link w:val="Footer"/>
    <w:uiPriority w:val="99"/>
    <w:rsid w:val="004F6B57"/>
  </w:style>
  <w:style w:type="paragraph" w:styleId="BalloonText">
    <w:name w:val="Balloon Text"/>
    <w:basedOn w:val="Normal"/>
    <w:link w:val="BalloonTextChar"/>
    <w:uiPriority w:val="99"/>
    <w:semiHidden/>
    <w:unhideWhenUsed/>
    <w:rsid w:val="00DD7E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7E9A"/>
    <w:rPr>
      <w:rFonts w:ascii="Segoe UI" w:hAnsi="Segoe UI" w:cs="Segoe UI"/>
      <w:sz w:val="18"/>
      <w:szCs w:val="18"/>
    </w:rPr>
  </w:style>
  <w:style w:type="paragraph" w:styleId="Revision">
    <w:name w:val="Revision"/>
    <w:hidden/>
    <w:uiPriority w:val="99"/>
    <w:semiHidden/>
    <w:rsid w:val="00311966"/>
  </w:style>
  <w:style w:type="paragraph" w:customStyle="1" w:styleId="FirstParagraph">
    <w:name w:val="First Paragraph"/>
    <w:basedOn w:val="BodyText"/>
    <w:next w:val="BodyText"/>
    <w:qFormat/>
    <w:rsid w:val="006B3587"/>
    <w:pPr>
      <w:spacing w:before="180" w:after="180"/>
    </w:pPr>
    <w:rPr>
      <w:rFonts w:asciiTheme="minorHAnsi" w:eastAsiaTheme="minorHAnsi" w:hAnsiTheme="minorHAnsi" w:cstheme="minorBidi"/>
      <w:lang w:eastAsia="en-US"/>
    </w:rPr>
  </w:style>
  <w:style w:type="paragraph" w:styleId="BodyText">
    <w:name w:val="Body Text"/>
    <w:basedOn w:val="Normal"/>
    <w:link w:val="BodyTextChar"/>
    <w:uiPriority w:val="99"/>
    <w:semiHidden/>
    <w:unhideWhenUsed/>
    <w:rsid w:val="006B3587"/>
    <w:pPr>
      <w:spacing w:after="120"/>
    </w:pPr>
  </w:style>
  <w:style w:type="character" w:customStyle="1" w:styleId="BodyTextChar">
    <w:name w:val="Body Text Char"/>
    <w:basedOn w:val="DefaultParagraphFont"/>
    <w:link w:val="BodyText"/>
    <w:uiPriority w:val="99"/>
    <w:semiHidden/>
    <w:rsid w:val="006B3587"/>
  </w:style>
  <w:style w:type="paragraph" w:styleId="Bibliography">
    <w:name w:val="Bibliography"/>
    <w:basedOn w:val="Normal"/>
    <w:next w:val="Normal"/>
    <w:uiPriority w:val="37"/>
    <w:unhideWhenUsed/>
    <w:rsid w:val="00184D03"/>
    <w:pPr>
      <w:tabs>
        <w:tab w:val="left" w:pos="380"/>
      </w:tabs>
      <w:spacing w:after="240"/>
      <w:ind w:left="384" w:hanging="384"/>
    </w:pPr>
  </w:style>
  <w:style w:type="paragraph" w:customStyle="1" w:styleId="p1">
    <w:name w:val="p1"/>
    <w:basedOn w:val="Normal"/>
    <w:rsid w:val="00D11F4D"/>
    <w:pPr>
      <w:spacing w:before="100" w:beforeAutospacing="1" w:after="100" w:afterAutospacing="1"/>
    </w:pPr>
    <w:rPr>
      <w:lang w:eastAsia="en-GB"/>
    </w:rPr>
  </w:style>
  <w:style w:type="paragraph" w:styleId="ListParagraph">
    <w:name w:val="List Paragraph"/>
    <w:basedOn w:val="Normal"/>
    <w:uiPriority w:val="34"/>
    <w:qFormat/>
    <w:rsid w:val="008D33D6"/>
    <w:pPr>
      <w:ind w:left="720"/>
      <w:contextualSpacing/>
    </w:pPr>
  </w:style>
  <w:style w:type="paragraph" w:customStyle="1" w:styleId="ArticlesETC">
    <w:name w:val="Articles ETC"/>
    <w:basedOn w:val="Normal"/>
    <w:autoRedefine/>
    <w:qFormat/>
    <w:rsid w:val="00C60568"/>
    <w:pPr>
      <w:pBdr>
        <w:top w:val="nil"/>
        <w:left w:val="nil"/>
        <w:bottom w:val="nil"/>
        <w:right w:val="nil"/>
        <w:between w:val="nil"/>
      </w:pBdr>
      <w:spacing w:line="480" w:lineRule="auto"/>
      <w:ind w:right="419"/>
    </w:pPr>
    <w:rPr>
      <w:color w:val="000000"/>
      <w:lang w:val="fr-FR"/>
    </w:rPr>
  </w:style>
  <w:style w:type="character" w:styleId="UnresolvedMention">
    <w:name w:val="Unresolved Mention"/>
    <w:basedOn w:val="DefaultParagraphFont"/>
    <w:uiPriority w:val="99"/>
    <w:semiHidden/>
    <w:unhideWhenUsed/>
    <w:rsid w:val="001120F9"/>
    <w:rPr>
      <w:color w:val="605E5C"/>
      <w:shd w:val="clear" w:color="auto" w:fill="E1DFDD"/>
    </w:rPr>
  </w:style>
  <w:style w:type="character" w:customStyle="1" w:styleId="s1">
    <w:name w:val="s1"/>
    <w:basedOn w:val="DefaultParagraphFont"/>
    <w:rsid w:val="0028401D"/>
  </w:style>
  <w:style w:type="character" w:customStyle="1" w:styleId="apple-converted-space">
    <w:name w:val="apple-converted-space"/>
    <w:basedOn w:val="DefaultParagraphFont"/>
    <w:rsid w:val="0028401D"/>
  </w:style>
  <w:style w:type="paragraph" w:customStyle="1" w:styleId="p2">
    <w:name w:val="p2"/>
    <w:basedOn w:val="Normal"/>
    <w:rsid w:val="00594BD8"/>
    <w:pPr>
      <w:spacing w:before="100" w:beforeAutospacing="1" w:after="100" w:afterAutospacing="1"/>
    </w:pPr>
    <w:rPr>
      <w:lang w:val="en-FR"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8359">
      <w:bodyDiv w:val="1"/>
      <w:marLeft w:val="0"/>
      <w:marRight w:val="0"/>
      <w:marTop w:val="0"/>
      <w:marBottom w:val="0"/>
      <w:divBdr>
        <w:top w:val="none" w:sz="0" w:space="0" w:color="auto"/>
        <w:left w:val="none" w:sz="0" w:space="0" w:color="auto"/>
        <w:bottom w:val="none" w:sz="0" w:space="0" w:color="auto"/>
        <w:right w:val="none" w:sz="0" w:space="0" w:color="auto"/>
      </w:divBdr>
    </w:div>
    <w:div w:id="65615619">
      <w:bodyDiv w:val="1"/>
      <w:marLeft w:val="0"/>
      <w:marRight w:val="0"/>
      <w:marTop w:val="0"/>
      <w:marBottom w:val="0"/>
      <w:divBdr>
        <w:top w:val="none" w:sz="0" w:space="0" w:color="auto"/>
        <w:left w:val="none" w:sz="0" w:space="0" w:color="auto"/>
        <w:bottom w:val="none" w:sz="0" w:space="0" w:color="auto"/>
        <w:right w:val="none" w:sz="0" w:space="0" w:color="auto"/>
      </w:divBdr>
    </w:div>
    <w:div w:id="107359223">
      <w:bodyDiv w:val="1"/>
      <w:marLeft w:val="0"/>
      <w:marRight w:val="0"/>
      <w:marTop w:val="0"/>
      <w:marBottom w:val="0"/>
      <w:divBdr>
        <w:top w:val="none" w:sz="0" w:space="0" w:color="auto"/>
        <w:left w:val="none" w:sz="0" w:space="0" w:color="auto"/>
        <w:bottom w:val="none" w:sz="0" w:space="0" w:color="auto"/>
        <w:right w:val="none" w:sz="0" w:space="0" w:color="auto"/>
      </w:divBdr>
    </w:div>
    <w:div w:id="162355025">
      <w:bodyDiv w:val="1"/>
      <w:marLeft w:val="0"/>
      <w:marRight w:val="0"/>
      <w:marTop w:val="0"/>
      <w:marBottom w:val="0"/>
      <w:divBdr>
        <w:top w:val="none" w:sz="0" w:space="0" w:color="auto"/>
        <w:left w:val="none" w:sz="0" w:space="0" w:color="auto"/>
        <w:bottom w:val="none" w:sz="0" w:space="0" w:color="auto"/>
        <w:right w:val="none" w:sz="0" w:space="0" w:color="auto"/>
      </w:divBdr>
    </w:div>
    <w:div w:id="177738076">
      <w:bodyDiv w:val="1"/>
      <w:marLeft w:val="0"/>
      <w:marRight w:val="0"/>
      <w:marTop w:val="0"/>
      <w:marBottom w:val="0"/>
      <w:divBdr>
        <w:top w:val="none" w:sz="0" w:space="0" w:color="auto"/>
        <w:left w:val="none" w:sz="0" w:space="0" w:color="auto"/>
        <w:bottom w:val="none" w:sz="0" w:space="0" w:color="auto"/>
        <w:right w:val="none" w:sz="0" w:space="0" w:color="auto"/>
      </w:divBdr>
    </w:div>
    <w:div w:id="185606132">
      <w:bodyDiv w:val="1"/>
      <w:marLeft w:val="0"/>
      <w:marRight w:val="0"/>
      <w:marTop w:val="0"/>
      <w:marBottom w:val="0"/>
      <w:divBdr>
        <w:top w:val="none" w:sz="0" w:space="0" w:color="auto"/>
        <w:left w:val="none" w:sz="0" w:space="0" w:color="auto"/>
        <w:bottom w:val="none" w:sz="0" w:space="0" w:color="auto"/>
        <w:right w:val="none" w:sz="0" w:space="0" w:color="auto"/>
      </w:divBdr>
      <w:divsChild>
        <w:div w:id="996761697">
          <w:marLeft w:val="0"/>
          <w:marRight w:val="0"/>
          <w:marTop w:val="0"/>
          <w:marBottom w:val="0"/>
          <w:divBdr>
            <w:top w:val="none" w:sz="0" w:space="0" w:color="auto"/>
            <w:left w:val="none" w:sz="0" w:space="0" w:color="auto"/>
            <w:bottom w:val="none" w:sz="0" w:space="0" w:color="auto"/>
            <w:right w:val="none" w:sz="0" w:space="0" w:color="auto"/>
          </w:divBdr>
          <w:divsChild>
            <w:div w:id="1106123816">
              <w:marLeft w:val="0"/>
              <w:marRight w:val="0"/>
              <w:marTop w:val="0"/>
              <w:marBottom w:val="0"/>
              <w:divBdr>
                <w:top w:val="none" w:sz="0" w:space="0" w:color="auto"/>
                <w:left w:val="none" w:sz="0" w:space="0" w:color="auto"/>
                <w:bottom w:val="none" w:sz="0" w:space="0" w:color="auto"/>
                <w:right w:val="none" w:sz="0" w:space="0" w:color="auto"/>
              </w:divBdr>
              <w:divsChild>
                <w:div w:id="747463669">
                  <w:marLeft w:val="0"/>
                  <w:marRight w:val="0"/>
                  <w:marTop w:val="0"/>
                  <w:marBottom w:val="0"/>
                  <w:divBdr>
                    <w:top w:val="none" w:sz="0" w:space="0" w:color="auto"/>
                    <w:left w:val="none" w:sz="0" w:space="0" w:color="auto"/>
                    <w:bottom w:val="none" w:sz="0" w:space="0" w:color="auto"/>
                    <w:right w:val="none" w:sz="0" w:space="0" w:color="auto"/>
                  </w:divBdr>
                  <w:divsChild>
                    <w:div w:id="1445417787">
                      <w:marLeft w:val="0"/>
                      <w:marRight w:val="0"/>
                      <w:marTop w:val="0"/>
                      <w:marBottom w:val="0"/>
                      <w:divBdr>
                        <w:top w:val="none" w:sz="0" w:space="0" w:color="auto"/>
                        <w:left w:val="none" w:sz="0" w:space="0" w:color="auto"/>
                        <w:bottom w:val="none" w:sz="0" w:space="0" w:color="auto"/>
                        <w:right w:val="none" w:sz="0" w:space="0" w:color="auto"/>
                      </w:divBdr>
                      <w:divsChild>
                        <w:div w:id="1721632624">
                          <w:marLeft w:val="0"/>
                          <w:marRight w:val="0"/>
                          <w:marTop w:val="0"/>
                          <w:marBottom w:val="0"/>
                          <w:divBdr>
                            <w:top w:val="none" w:sz="0" w:space="0" w:color="auto"/>
                            <w:left w:val="none" w:sz="0" w:space="0" w:color="auto"/>
                            <w:bottom w:val="none" w:sz="0" w:space="0" w:color="auto"/>
                            <w:right w:val="none" w:sz="0" w:space="0" w:color="auto"/>
                          </w:divBdr>
                          <w:divsChild>
                            <w:div w:id="97564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433448">
      <w:bodyDiv w:val="1"/>
      <w:marLeft w:val="0"/>
      <w:marRight w:val="0"/>
      <w:marTop w:val="0"/>
      <w:marBottom w:val="0"/>
      <w:divBdr>
        <w:top w:val="none" w:sz="0" w:space="0" w:color="auto"/>
        <w:left w:val="none" w:sz="0" w:space="0" w:color="auto"/>
        <w:bottom w:val="none" w:sz="0" w:space="0" w:color="auto"/>
        <w:right w:val="none" w:sz="0" w:space="0" w:color="auto"/>
      </w:divBdr>
    </w:div>
    <w:div w:id="327055332">
      <w:bodyDiv w:val="1"/>
      <w:marLeft w:val="0"/>
      <w:marRight w:val="0"/>
      <w:marTop w:val="0"/>
      <w:marBottom w:val="0"/>
      <w:divBdr>
        <w:top w:val="none" w:sz="0" w:space="0" w:color="auto"/>
        <w:left w:val="none" w:sz="0" w:space="0" w:color="auto"/>
        <w:bottom w:val="none" w:sz="0" w:space="0" w:color="auto"/>
        <w:right w:val="none" w:sz="0" w:space="0" w:color="auto"/>
      </w:divBdr>
    </w:div>
    <w:div w:id="328169348">
      <w:bodyDiv w:val="1"/>
      <w:marLeft w:val="0"/>
      <w:marRight w:val="0"/>
      <w:marTop w:val="0"/>
      <w:marBottom w:val="0"/>
      <w:divBdr>
        <w:top w:val="none" w:sz="0" w:space="0" w:color="auto"/>
        <w:left w:val="none" w:sz="0" w:space="0" w:color="auto"/>
        <w:bottom w:val="none" w:sz="0" w:space="0" w:color="auto"/>
        <w:right w:val="none" w:sz="0" w:space="0" w:color="auto"/>
      </w:divBdr>
    </w:div>
    <w:div w:id="335886741">
      <w:bodyDiv w:val="1"/>
      <w:marLeft w:val="0"/>
      <w:marRight w:val="0"/>
      <w:marTop w:val="0"/>
      <w:marBottom w:val="0"/>
      <w:divBdr>
        <w:top w:val="none" w:sz="0" w:space="0" w:color="auto"/>
        <w:left w:val="none" w:sz="0" w:space="0" w:color="auto"/>
        <w:bottom w:val="none" w:sz="0" w:space="0" w:color="auto"/>
        <w:right w:val="none" w:sz="0" w:space="0" w:color="auto"/>
      </w:divBdr>
    </w:div>
    <w:div w:id="481384404">
      <w:bodyDiv w:val="1"/>
      <w:marLeft w:val="0"/>
      <w:marRight w:val="0"/>
      <w:marTop w:val="0"/>
      <w:marBottom w:val="0"/>
      <w:divBdr>
        <w:top w:val="none" w:sz="0" w:space="0" w:color="auto"/>
        <w:left w:val="none" w:sz="0" w:space="0" w:color="auto"/>
        <w:bottom w:val="none" w:sz="0" w:space="0" w:color="auto"/>
        <w:right w:val="none" w:sz="0" w:space="0" w:color="auto"/>
      </w:divBdr>
    </w:div>
    <w:div w:id="484319865">
      <w:bodyDiv w:val="1"/>
      <w:marLeft w:val="0"/>
      <w:marRight w:val="0"/>
      <w:marTop w:val="0"/>
      <w:marBottom w:val="0"/>
      <w:divBdr>
        <w:top w:val="none" w:sz="0" w:space="0" w:color="auto"/>
        <w:left w:val="none" w:sz="0" w:space="0" w:color="auto"/>
        <w:bottom w:val="none" w:sz="0" w:space="0" w:color="auto"/>
        <w:right w:val="none" w:sz="0" w:space="0" w:color="auto"/>
      </w:divBdr>
    </w:div>
    <w:div w:id="484973246">
      <w:bodyDiv w:val="1"/>
      <w:marLeft w:val="0"/>
      <w:marRight w:val="0"/>
      <w:marTop w:val="0"/>
      <w:marBottom w:val="0"/>
      <w:divBdr>
        <w:top w:val="none" w:sz="0" w:space="0" w:color="auto"/>
        <w:left w:val="none" w:sz="0" w:space="0" w:color="auto"/>
        <w:bottom w:val="none" w:sz="0" w:space="0" w:color="auto"/>
        <w:right w:val="none" w:sz="0" w:space="0" w:color="auto"/>
      </w:divBdr>
    </w:div>
    <w:div w:id="492337938">
      <w:bodyDiv w:val="1"/>
      <w:marLeft w:val="0"/>
      <w:marRight w:val="0"/>
      <w:marTop w:val="0"/>
      <w:marBottom w:val="0"/>
      <w:divBdr>
        <w:top w:val="none" w:sz="0" w:space="0" w:color="auto"/>
        <w:left w:val="none" w:sz="0" w:space="0" w:color="auto"/>
        <w:bottom w:val="none" w:sz="0" w:space="0" w:color="auto"/>
        <w:right w:val="none" w:sz="0" w:space="0" w:color="auto"/>
      </w:divBdr>
    </w:div>
    <w:div w:id="699815277">
      <w:bodyDiv w:val="1"/>
      <w:marLeft w:val="0"/>
      <w:marRight w:val="0"/>
      <w:marTop w:val="0"/>
      <w:marBottom w:val="0"/>
      <w:divBdr>
        <w:top w:val="none" w:sz="0" w:space="0" w:color="auto"/>
        <w:left w:val="none" w:sz="0" w:space="0" w:color="auto"/>
        <w:bottom w:val="none" w:sz="0" w:space="0" w:color="auto"/>
        <w:right w:val="none" w:sz="0" w:space="0" w:color="auto"/>
      </w:divBdr>
    </w:div>
    <w:div w:id="850950547">
      <w:bodyDiv w:val="1"/>
      <w:marLeft w:val="0"/>
      <w:marRight w:val="0"/>
      <w:marTop w:val="0"/>
      <w:marBottom w:val="0"/>
      <w:divBdr>
        <w:top w:val="none" w:sz="0" w:space="0" w:color="auto"/>
        <w:left w:val="none" w:sz="0" w:space="0" w:color="auto"/>
        <w:bottom w:val="none" w:sz="0" w:space="0" w:color="auto"/>
        <w:right w:val="none" w:sz="0" w:space="0" w:color="auto"/>
      </w:divBdr>
      <w:divsChild>
        <w:div w:id="1351687138">
          <w:marLeft w:val="0"/>
          <w:marRight w:val="0"/>
          <w:marTop w:val="0"/>
          <w:marBottom w:val="0"/>
          <w:divBdr>
            <w:top w:val="none" w:sz="0" w:space="0" w:color="auto"/>
            <w:left w:val="none" w:sz="0" w:space="0" w:color="auto"/>
            <w:bottom w:val="none" w:sz="0" w:space="0" w:color="auto"/>
            <w:right w:val="none" w:sz="0" w:space="0" w:color="auto"/>
          </w:divBdr>
          <w:divsChild>
            <w:div w:id="597562989">
              <w:marLeft w:val="0"/>
              <w:marRight w:val="0"/>
              <w:marTop w:val="0"/>
              <w:marBottom w:val="0"/>
              <w:divBdr>
                <w:top w:val="none" w:sz="0" w:space="0" w:color="auto"/>
                <w:left w:val="none" w:sz="0" w:space="0" w:color="auto"/>
                <w:bottom w:val="none" w:sz="0" w:space="0" w:color="auto"/>
                <w:right w:val="none" w:sz="0" w:space="0" w:color="auto"/>
              </w:divBdr>
              <w:divsChild>
                <w:div w:id="641495759">
                  <w:marLeft w:val="0"/>
                  <w:marRight w:val="0"/>
                  <w:marTop w:val="0"/>
                  <w:marBottom w:val="0"/>
                  <w:divBdr>
                    <w:top w:val="none" w:sz="0" w:space="0" w:color="auto"/>
                    <w:left w:val="none" w:sz="0" w:space="0" w:color="auto"/>
                    <w:bottom w:val="none" w:sz="0" w:space="0" w:color="auto"/>
                    <w:right w:val="none" w:sz="0" w:space="0" w:color="auto"/>
                  </w:divBdr>
                  <w:divsChild>
                    <w:div w:id="1886989489">
                      <w:marLeft w:val="0"/>
                      <w:marRight w:val="0"/>
                      <w:marTop w:val="0"/>
                      <w:marBottom w:val="0"/>
                      <w:divBdr>
                        <w:top w:val="none" w:sz="0" w:space="0" w:color="auto"/>
                        <w:left w:val="none" w:sz="0" w:space="0" w:color="auto"/>
                        <w:bottom w:val="none" w:sz="0" w:space="0" w:color="auto"/>
                        <w:right w:val="none" w:sz="0" w:space="0" w:color="auto"/>
                      </w:divBdr>
                      <w:divsChild>
                        <w:div w:id="2069262884">
                          <w:marLeft w:val="0"/>
                          <w:marRight w:val="0"/>
                          <w:marTop w:val="0"/>
                          <w:marBottom w:val="0"/>
                          <w:divBdr>
                            <w:top w:val="none" w:sz="0" w:space="0" w:color="auto"/>
                            <w:left w:val="none" w:sz="0" w:space="0" w:color="auto"/>
                            <w:bottom w:val="none" w:sz="0" w:space="0" w:color="auto"/>
                            <w:right w:val="none" w:sz="0" w:space="0" w:color="auto"/>
                          </w:divBdr>
                          <w:divsChild>
                            <w:div w:id="6944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660552">
      <w:bodyDiv w:val="1"/>
      <w:marLeft w:val="0"/>
      <w:marRight w:val="0"/>
      <w:marTop w:val="0"/>
      <w:marBottom w:val="0"/>
      <w:divBdr>
        <w:top w:val="none" w:sz="0" w:space="0" w:color="auto"/>
        <w:left w:val="none" w:sz="0" w:space="0" w:color="auto"/>
        <w:bottom w:val="none" w:sz="0" w:space="0" w:color="auto"/>
        <w:right w:val="none" w:sz="0" w:space="0" w:color="auto"/>
      </w:divBdr>
    </w:div>
    <w:div w:id="897477043">
      <w:bodyDiv w:val="1"/>
      <w:marLeft w:val="0"/>
      <w:marRight w:val="0"/>
      <w:marTop w:val="0"/>
      <w:marBottom w:val="0"/>
      <w:divBdr>
        <w:top w:val="none" w:sz="0" w:space="0" w:color="auto"/>
        <w:left w:val="none" w:sz="0" w:space="0" w:color="auto"/>
        <w:bottom w:val="none" w:sz="0" w:space="0" w:color="auto"/>
        <w:right w:val="none" w:sz="0" w:space="0" w:color="auto"/>
      </w:divBdr>
    </w:div>
    <w:div w:id="914555915">
      <w:bodyDiv w:val="1"/>
      <w:marLeft w:val="0"/>
      <w:marRight w:val="0"/>
      <w:marTop w:val="0"/>
      <w:marBottom w:val="0"/>
      <w:divBdr>
        <w:top w:val="none" w:sz="0" w:space="0" w:color="auto"/>
        <w:left w:val="none" w:sz="0" w:space="0" w:color="auto"/>
        <w:bottom w:val="none" w:sz="0" w:space="0" w:color="auto"/>
        <w:right w:val="none" w:sz="0" w:space="0" w:color="auto"/>
      </w:divBdr>
    </w:div>
    <w:div w:id="934482126">
      <w:bodyDiv w:val="1"/>
      <w:marLeft w:val="0"/>
      <w:marRight w:val="0"/>
      <w:marTop w:val="0"/>
      <w:marBottom w:val="0"/>
      <w:divBdr>
        <w:top w:val="none" w:sz="0" w:space="0" w:color="auto"/>
        <w:left w:val="none" w:sz="0" w:space="0" w:color="auto"/>
        <w:bottom w:val="none" w:sz="0" w:space="0" w:color="auto"/>
        <w:right w:val="none" w:sz="0" w:space="0" w:color="auto"/>
      </w:divBdr>
    </w:div>
    <w:div w:id="989945113">
      <w:bodyDiv w:val="1"/>
      <w:marLeft w:val="0"/>
      <w:marRight w:val="0"/>
      <w:marTop w:val="0"/>
      <w:marBottom w:val="0"/>
      <w:divBdr>
        <w:top w:val="none" w:sz="0" w:space="0" w:color="auto"/>
        <w:left w:val="none" w:sz="0" w:space="0" w:color="auto"/>
        <w:bottom w:val="none" w:sz="0" w:space="0" w:color="auto"/>
        <w:right w:val="none" w:sz="0" w:space="0" w:color="auto"/>
      </w:divBdr>
    </w:div>
    <w:div w:id="1016539155">
      <w:bodyDiv w:val="1"/>
      <w:marLeft w:val="0"/>
      <w:marRight w:val="0"/>
      <w:marTop w:val="0"/>
      <w:marBottom w:val="0"/>
      <w:divBdr>
        <w:top w:val="none" w:sz="0" w:space="0" w:color="auto"/>
        <w:left w:val="none" w:sz="0" w:space="0" w:color="auto"/>
        <w:bottom w:val="none" w:sz="0" w:space="0" w:color="auto"/>
        <w:right w:val="none" w:sz="0" w:space="0" w:color="auto"/>
      </w:divBdr>
    </w:div>
    <w:div w:id="1072586421">
      <w:bodyDiv w:val="1"/>
      <w:marLeft w:val="0"/>
      <w:marRight w:val="0"/>
      <w:marTop w:val="0"/>
      <w:marBottom w:val="0"/>
      <w:divBdr>
        <w:top w:val="none" w:sz="0" w:space="0" w:color="auto"/>
        <w:left w:val="none" w:sz="0" w:space="0" w:color="auto"/>
        <w:bottom w:val="none" w:sz="0" w:space="0" w:color="auto"/>
        <w:right w:val="none" w:sz="0" w:space="0" w:color="auto"/>
      </w:divBdr>
    </w:div>
    <w:div w:id="1219898882">
      <w:bodyDiv w:val="1"/>
      <w:marLeft w:val="0"/>
      <w:marRight w:val="0"/>
      <w:marTop w:val="0"/>
      <w:marBottom w:val="0"/>
      <w:divBdr>
        <w:top w:val="none" w:sz="0" w:space="0" w:color="auto"/>
        <w:left w:val="none" w:sz="0" w:space="0" w:color="auto"/>
        <w:bottom w:val="none" w:sz="0" w:space="0" w:color="auto"/>
        <w:right w:val="none" w:sz="0" w:space="0" w:color="auto"/>
      </w:divBdr>
    </w:div>
    <w:div w:id="1313407840">
      <w:bodyDiv w:val="1"/>
      <w:marLeft w:val="0"/>
      <w:marRight w:val="0"/>
      <w:marTop w:val="0"/>
      <w:marBottom w:val="0"/>
      <w:divBdr>
        <w:top w:val="none" w:sz="0" w:space="0" w:color="auto"/>
        <w:left w:val="none" w:sz="0" w:space="0" w:color="auto"/>
        <w:bottom w:val="none" w:sz="0" w:space="0" w:color="auto"/>
        <w:right w:val="none" w:sz="0" w:space="0" w:color="auto"/>
      </w:divBdr>
    </w:div>
    <w:div w:id="1393382289">
      <w:bodyDiv w:val="1"/>
      <w:marLeft w:val="0"/>
      <w:marRight w:val="0"/>
      <w:marTop w:val="0"/>
      <w:marBottom w:val="0"/>
      <w:divBdr>
        <w:top w:val="none" w:sz="0" w:space="0" w:color="auto"/>
        <w:left w:val="none" w:sz="0" w:space="0" w:color="auto"/>
        <w:bottom w:val="none" w:sz="0" w:space="0" w:color="auto"/>
        <w:right w:val="none" w:sz="0" w:space="0" w:color="auto"/>
      </w:divBdr>
    </w:div>
    <w:div w:id="1504707275">
      <w:bodyDiv w:val="1"/>
      <w:marLeft w:val="0"/>
      <w:marRight w:val="0"/>
      <w:marTop w:val="0"/>
      <w:marBottom w:val="0"/>
      <w:divBdr>
        <w:top w:val="none" w:sz="0" w:space="0" w:color="auto"/>
        <w:left w:val="none" w:sz="0" w:space="0" w:color="auto"/>
        <w:bottom w:val="none" w:sz="0" w:space="0" w:color="auto"/>
        <w:right w:val="none" w:sz="0" w:space="0" w:color="auto"/>
      </w:divBdr>
    </w:div>
    <w:div w:id="1586720397">
      <w:bodyDiv w:val="1"/>
      <w:marLeft w:val="0"/>
      <w:marRight w:val="0"/>
      <w:marTop w:val="0"/>
      <w:marBottom w:val="0"/>
      <w:divBdr>
        <w:top w:val="none" w:sz="0" w:space="0" w:color="auto"/>
        <w:left w:val="none" w:sz="0" w:space="0" w:color="auto"/>
        <w:bottom w:val="none" w:sz="0" w:space="0" w:color="auto"/>
        <w:right w:val="none" w:sz="0" w:space="0" w:color="auto"/>
      </w:divBdr>
      <w:divsChild>
        <w:div w:id="2077311763">
          <w:marLeft w:val="0"/>
          <w:marRight w:val="0"/>
          <w:marTop w:val="0"/>
          <w:marBottom w:val="0"/>
          <w:divBdr>
            <w:top w:val="none" w:sz="0" w:space="0" w:color="auto"/>
            <w:left w:val="none" w:sz="0" w:space="0" w:color="auto"/>
            <w:bottom w:val="none" w:sz="0" w:space="0" w:color="auto"/>
            <w:right w:val="none" w:sz="0" w:space="0" w:color="auto"/>
          </w:divBdr>
          <w:divsChild>
            <w:div w:id="451216744">
              <w:marLeft w:val="0"/>
              <w:marRight w:val="0"/>
              <w:marTop w:val="0"/>
              <w:marBottom w:val="0"/>
              <w:divBdr>
                <w:top w:val="none" w:sz="0" w:space="0" w:color="auto"/>
                <w:left w:val="none" w:sz="0" w:space="0" w:color="auto"/>
                <w:bottom w:val="none" w:sz="0" w:space="0" w:color="auto"/>
                <w:right w:val="none" w:sz="0" w:space="0" w:color="auto"/>
              </w:divBdr>
              <w:divsChild>
                <w:div w:id="1369178686">
                  <w:marLeft w:val="0"/>
                  <w:marRight w:val="0"/>
                  <w:marTop w:val="0"/>
                  <w:marBottom w:val="0"/>
                  <w:divBdr>
                    <w:top w:val="none" w:sz="0" w:space="0" w:color="auto"/>
                    <w:left w:val="none" w:sz="0" w:space="0" w:color="auto"/>
                    <w:bottom w:val="none" w:sz="0" w:space="0" w:color="auto"/>
                    <w:right w:val="none" w:sz="0" w:space="0" w:color="auto"/>
                  </w:divBdr>
                  <w:divsChild>
                    <w:div w:id="988172102">
                      <w:marLeft w:val="0"/>
                      <w:marRight w:val="0"/>
                      <w:marTop w:val="0"/>
                      <w:marBottom w:val="0"/>
                      <w:divBdr>
                        <w:top w:val="none" w:sz="0" w:space="0" w:color="auto"/>
                        <w:left w:val="none" w:sz="0" w:space="0" w:color="auto"/>
                        <w:bottom w:val="none" w:sz="0" w:space="0" w:color="auto"/>
                        <w:right w:val="none" w:sz="0" w:space="0" w:color="auto"/>
                      </w:divBdr>
                      <w:divsChild>
                        <w:div w:id="254674332">
                          <w:marLeft w:val="0"/>
                          <w:marRight w:val="0"/>
                          <w:marTop w:val="0"/>
                          <w:marBottom w:val="0"/>
                          <w:divBdr>
                            <w:top w:val="none" w:sz="0" w:space="0" w:color="auto"/>
                            <w:left w:val="none" w:sz="0" w:space="0" w:color="auto"/>
                            <w:bottom w:val="none" w:sz="0" w:space="0" w:color="auto"/>
                            <w:right w:val="none" w:sz="0" w:space="0" w:color="auto"/>
                          </w:divBdr>
                          <w:divsChild>
                            <w:div w:id="113274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860106">
      <w:bodyDiv w:val="1"/>
      <w:marLeft w:val="0"/>
      <w:marRight w:val="0"/>
      <w:marTop w:val="0"/>
      <w:marBottom w:val="0"/>
      <w:divBdr>
        <w:top w:val="none" w:sz="0" w:space="0" w:color="auto"/>
        <w:left w:val="none" w:sz="0" w:space="0" w:color="auto"/>
        <w:bottom w:val="none" w:sz="0" w:space="0" w:color="auto"/>
        <w:right w:val="none" w:sz="0" w:space="0" w:color="auto"/>
      </w:divBdr>
    </w:div>
    <w:div w:id="1636334005">
      <w:bodyDiv w:val="1"/>
      <w:marLeft w:val="0"/>
      <w:marRight w:val="0"/>
      <w:marTop w:val="0"/>
      <w:marBottom w:val="0"/>
      <w:divBdr>
        <w:top w:val="none" w:sz="0" w:space="0" w:color="auto"/>
        <w:left w:val="none" w:sz="0" w:space="0" w:color="auto"/>
        <w:bottom w:val="none" w:sz="0" w:space="0" w:color="auto"/>
        <w:right w:val="none" w:sz="0" w:space="0" w:color="auto"/>
      </w:divBdr>
    </w:div>
    <w:div w:id="1677263657">
      <w:bodyDiv w:val="1"/>
      <w:marLeft w:val="0"/>
      <w:marRight w:val="0"/>
      <w:marTop w:val="0"/>
      <w:marBottom w:val="0"/>
      <w:divBdr>
        <w:top w:val="none" w:sz="0" w:space="0" w:color="auto"/>
        <w:left w:val="none" w:sz="0" w:space="0" w:color="auto"/>
        <w:bottom w:val="none" w:sz="0" w:space="0" w:color="auto"/>
        <w:right w:val="none" w:sz="0" w:space="0" w:color="auto"/>
      </w:divBdr>
    </w:div>
    <w:div w:id="1745839535">
      <w:bodyDiv w:val="1"/>
      <w:marLeft w:val="0"/>
      <w:marRight w:val="0"/>
      <w:marTop w:val="0"/>
      <w:marBottom w:val="0"/>
      <w:divBdr>
        <w:top w:val="none" w:sz="0" w:space="0" w:color="auto"/>
        <w:left w:val="none" w:sz="0" w:space="0" w:color="auto"/>
        <w:bottom w:val="none" w:sz="0" w:space="0" w:color="auto"/>
        <w:right w:val="none" w:sz="0" w:space="0" w:color="auto"/>
      </w:divBdr>
    </w:div>
    <w:div w:id="1762602850">
      <w:bodyDiv w:val="1"/>
      <w:marLeft w:val="0"/>
      <w:marRight w:val="0"/>
      <w:marTop w:val="0"/>
      <w:marBottom w:val="0"/>
      <w:divBdr>
        <w:top w:val="none" w:sz="0" w:space="0" w:color="auto"/>
        <w:left w:val="none" w:sz="0" w:space="0" w:color="auto"/>
        <w:bottom w:val="none" w:sz="0" w:space="0" w:color="auto"/>
        <w:right w:val="none" w:sz="0" w:space="0" w:color="auto"/>
      </w:divBdr>
    </w:div>
    <w:div w:id="1794055996">
      <w:bodyDiv w:val="1"/>
      <w:marLeft w:val="0"/>
      <w:marRight w:val="0"/>
      <w:marTop w:val="0"/>
      <w:marBottom w:val="0"/>
      <w:divBdr>
        <w:top w:val="none" w:sz="0" w:space="0" w:color="auto"/>
        <w:left w:val="none" w:sz="0" w:space="0" w:color="auto"/>
        <w:bottom w:val="none" w:sz="0" w:space="0" w:color="auto"/>
        <w:right w:val="none" w:sz="0" w:space="0" w:color="auto"/>
      </w:divBdr>
    </w:div>
    <w:div w:id="1806850469">
      <w:bodyDiv w:val="1"/>
      <w:marLeft w:val="0"/>
      <w:marRight w:val="0"/>
      <w:marTop w:val="0"/>
      <w:marBottom w:val="0"/>
      <w:divBdr>
        <w:top w:val="none" w:sz="0" w:space="0" w:color="auto"/>
        <w:left w:val="none" w:sz="0" w:space="0" w:color="auto"/>
        <w:bottom w:val="none" w:sz="0" w:space="0" w:color="auto"/>
        <w:right w:val="none" w:sz="0" w:space="0" w:color="auto"/>
      </w:divBdr>
    </w:div>
    <w:div w:id="1819376326">
      <w:bodyDiv w:val="1"/>
      <w:marLeft w:val="0"/>
      <w:marRight w:val="0"/>
      <w:marTop w:val="0"/>
      <w:marBottom w:val="0"/>
      <w:divBdr>
        <w:top w:val="none" w:sz="0" w:space="0" w:color="auto"/>
        <w:left w:val="none" w:sz="0" w:space="0" w:color="auto"/>
        <w:bottom w:val="none" w:sz="0" w:space="0" w:color="auto"/>
        <w:right w:val="none" w:sz="0" w:space="0" w:color="auto"/>
      </w:divBdr>
    </w:div>
    <w:div w:id="1945267296">
      <w:bodyDiv w:val="1"/>
      <w:marLeft w:val="0"/>
      <w:marRight w:val="0"/>
      <w:marTop w:val="0"/>
      <w:marBottom w:val="0"/>
      <w:divBdr>
        <w:top w:val="none" w:sz="0" w:space="0" w:color="auto"/>
        <w:left w:val="none" w:sz="0" w:space="0" w:color="auto"/>
        <w:bottom w:val="none" w:sz="0" w:space="0" w:color="auto"/>
        <w:right w:val="none" w:sz="0" w:space="0" w:color="auto"/>
      </w:divBdr>
    </w:div>
    <w:div w:id="1977221299">
      <w:bodyDiv w:val="1"/>
      <w:marLeft w:val="0"/>
      <w:marRight w:val="0"/>
      <w:marTop w:val="0"/>
      <w:marBottom w:val="0"/>
      <w:divBdr>
        <w:top w:val="none" w:sz="0" w:space="0" w:color="auto"/>
        <w:left w:val="none" w:sz="0" w:space="0" w:color="auto"/>
        <w:bottom w:val="none" w:sz="0" w:space="0" w:color="auto"/>
        <w:right w:val="none" w:sz="0" w:space="0" w:color="auto"/>
      </w:divBdr>
    </w:div>
    <w:div w:id="19788734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sv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sv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sv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nSwwRwXHu5tAnG9lOZEMsG9nOQ==">CgMxLjAaJQoBMBIgCh4IB0IaCg9UaW1lcyBOZXcgUm9tYW4SB0d1bmdzdWgaFAoBMRIPCg0IB0IJEgdHdW5nc3VoGh8KATISGgoYCAlSFAoSdGFibGUua2txbTN3bWk3Nm84GhQKATMSDwoNCAdCCRIHR3VuZ3N1aDgAciExTUZUUGljSkFMYWNFNjRwNEhoYlJsdHlwUzFPV0dldXg=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22</Pages>
  <Words>4928</Words>
  <Characters>28093</Characters>
  <Application>Microsoft Office Word</Application>
  <DocSecurity>0</DocSecurity>
  <Lines>234</Lines>
  <Paragraphs>65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Husson</dc:creator>
  <cp:lastModifiedBy>Thomas Husson</cp:lastModifiedBy>
  <cp:revision>17</cp:revision>
  <cp:lastPrinted>2025-12-12T10:47:00Z</cp:lastPrinted>
  <dcterms:created xsi:type="dcterms:W3CDTF">2025-11-19T15:23:00Z</dcterms:created>
  <dcterms:modified xsi:type="dcterms:W3CDTF">2025-12-12T13:24:00Z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id="b0jRHbBT"/&gt;&lt;style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