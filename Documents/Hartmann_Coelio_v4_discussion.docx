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6F1D1D" w:rsidRDefault="00E36BFB" w:rsidP="00496966">
      <w:pPr>
        <w:pBdr>
          <w:top w:val="nil"/>
          <w:left w:val="nil"/>
          <w:bottom w:val="nil"/>
          <w:right w:val="nil"/>
          <w:between w:val="nil"/>
        </w:pBdr>
        <w:spacing w:line="480" w:lineRule="auto"/>
        <w:ind w:right="419"/>
        <w:rPr>
          <w:rFonts w:eastAsia="Calibri"/>
          <w:rPrChange w:id="0" w:author="Thomas Husson" w:date="2025-11-27T10:57:00Z">
            <w:rPr>
              <w:rFonts w:eastAsia="Calibri"/>
              <w:lang w:val="en-CA"/>
            </w:rPr>
          </w:rPrChange>
        </w:rPr>
      </w:pPr>
      <w:r w:rsidRPr="006F1D1D">
        <w:rPr>
          <w:color w:val="000000"/>
          <w:rPrChange w:id="1" w:author="Thomas Husson" w:date="2025-11-27T10:57:00Z">
            <w:rPr>
              <w:color w:val="000000"/>
              <w:lang w:val="en-CA"/>
            </w:rPr>
          </w:rPrChange>
        </w:rPr>
        <w:t xml:space="preserve">2. </w:t>
      </w:r>
    </w:p>
    <w:p w14:paraId="7AC3AB8E" w14:textId="234F9422" w:rsidR="00E36BFB" w:rsidRPr="006F1D1D" w:rsidRDefault="00E36BFB" w:rsidP="00145006">
      <w:pPr>
        <w:pBdr>
          <w:top w:val="nil"/>
          <w:left w:val="nil"/>
          <w:bottom w:val="nil"/>
          <w:right w:val="nil"/>
          <w:between w:val="nil"/>
        </w:pBdr>
        <w:spacing w:line="480" w:lineRule="auto"/>
        <w:ind w:right="419"/>
        <w:rPr>
          <w:rFonts w:eastAsia="Calibri"/>
          <w:rPrChange w:id="2" w:author="Thomas Husson" w:date="2025-11-27T10:57:00Z">
            <w:rPr>
              <w:rFonts w:eastAsia="Calibri"/>
              <w:lang w:val="en-CA"/>
            </w:rPr>
          </w:rPrChange>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6F1D1D" w:rsidRDefault="00E36BFB" w:rsidP="00145006">
      <w:pPr>
        <w:ind w:right="419"/>
        <w:rPr>
          <w:rFonts w:eastAsia="Calibri"/>
          <w:rPrChange w:id="3" w:author="Thomas Husson" w:date="2025-11-27T10:57:00Z">
            <w:rPr>
              <w:rFonts w:eastAsia="Calibri"/>
              <w:lang w:val="en-GB"/>
            </w:rPr>
          </w:rPrChange>
        </w:rPr>
      </w:pPr>
      <w:r w:rsidRPr="006F1D1D">
        <w:rPr>
          <w:rFonts w:eastAsia="Calibri"/>
          <w:rPrChange w:id="4" w:author="Thomas Husson" w:date="2025-11-27T10:57:00Z">
            <w:rPr>
              <w:rFonts w:eastAsia="Calibri"/>
              <w:lang w:val="en-GB"/>
            </w:rPr>
          </w:rPrChange>
        </w:rPr>
        <w:t xml:space="preserve">Antoine </w:t>
      </w:r>
      <w:r w:rsidR="0015347A" w:rsidRPr="006F1D1D">
        <w:rPr>
          <w:rFonts w:eastAsia="Calibri"/>
          <w:rPrChange w:id="5" w:author="Thomas Husson" w:date="2025-11-27T10:57:00Z">
            <w:rPr>
              <w:rFonts w:eastAsia="Calibri"/>
              <w:lang w:val="en-GB"/>
            </w:rPr>
          </w:rPrChange>
        </w:rPr>
        <w:t>Mariani</w:t>
      </w:r>
      <w:r w:rsidRPr="006F1D1D">
        <w:rPr>
          <w:rFonts w:eastAsia="Calibri"/>
          <w:rPrChange w:id="6" w:author="Thomas Husson" w:date="2025-11-27T10:57:00Z">
            <w:rPr>
              <w:rFonts w:eastAsia="Calibri"/>
              <w:lang w:val="en-GB"/>
            </w:rPr>
          </w:rPrChange>
        </w:rPr>
        <w:t>, M.D</w:t>
      </w:r>
      <w:r w:rsidR="000A0972" w:rsidRPr="006F1D1D">
        <w:rPr>
          <w:rFonts w:eastAsia="Calibri"/>
          <w:rPrChange w:id="7" w:author="Thomas Husson" w:date="2025-11-27T10:57:00Z">
            <w:rPr>
              <w:rFonts w:eastAsia="Calibri"/>
              <w:lang w:val="en-GB"/>
            </w:rPr>
          </w:rPrChange>
        </w:rPr>
        <w:t>, Ph.D.</w:t>
      </w:r>
    </w:p>
    <w:p w14:paraId="4EA37D8B" w14:textId="16AEE661" w:rsidR="00E36BFB" w:rsidRPr="006F1D1D" w:rsidRDefault="00E36BFB" w:rsidP="00145006">
      <w:pPr>
        <w:ind w:right="419"/>
        <w:rPr>
          <w:rFonts w:eastAsia="Calibri"/>
          <w:rPrChange w:id="8" w:author="Thomas Husson" w:date="2025-11-27T10:57:00Z">
            <w:rPr>
              <w:rFonts w:eastAsia="Calibri"/>
              <w:lang w:val="en-GB"/>
            </w:rPr>
          </w:rPrChange>
        </w:rPr>
      </w:pPr>
      <w:r w:rsidRPr="006F1D1D">
        <w:rPr>
          <w:rFonts w:eastAsia="Calibri"/>
          <w:rPrChange w:id="9" w:author="Thomas Husson" w:date="2025-11-27T10:57:00Z">
            <w:rPr>
              <w:rFonts w:eastAsia="Calibri"/>
              <w:lang w:val="en-GB"/>
            </w:rPr>
          </w:rPrChange>
        </w:rPr>
        <w:t xml:space="preserve">Department of digestive surgery </w:t>
      </w:r>
      <w:r w:rsidR="0015347A" w:rsidRPr="006F1D1D">
        <w:rPr>
          <w:rFonts w:eastAsia="Calibri"/>
          <w:rPrChange w:id="10" w:author="Thomas Husson" w:date="2025-11-27T10:57:00Z">
            <w:rPr>
              <w:rFonts w:eastAsia="Calibri"/>
              <w:lang w:val="en-GB"/>
            </w:rPr>
          </w:rPrChange>
        </w:rPr>
        <w:t>a</w:t>
      </w:r>
      <w:r w:rsidRPr="006F1D1D">
        <w:rPr>
          <w:rFonts w:eastAsia="Calibri"/>
          <w:rPrChange w:id="11" w:author="Thomas Husson" w:date="2025-11-27T10:57:00Z">
            <w:rPr>
              <w:rFonts w:eastAsia="Calibri"/>
              <w:lang w:val="en-GB"/>
            </w:rPr>
          </w:rPrChange>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6F1D1D" w:rsidRDefault="00E36BFB" w:rsidP="00145006">
      <w:pPr>
        <w:ind w:right="419"/>
        <w:jc w:val="both"/>
        <w:rPr>
          <w:color w:val="000000"/>
          <w:rPrChange w:id="12" w:author="Thomas Husson" w:date="2025-11-27T10:57:00Z">
            <w:rPr>
              <w:color w:val="000000"/>
              <w:lang w:val="en-GB"/>
            </w:rPr>
          </w:rPrChange>
        </w:rPr>
      </w:pPr>
      <w:r w:rsidRPr="006F1D1D">
        <w:rPr>
          <w:rFonts w:eastAsia="Calibri"/>
          <w:rPrChange w:id="13" w:author="Thomas Husson" w:date="2025-11-27T10:57:00Z">
            <w:rPr>
              <w:rFonts w:eastAsia="Calibri"/>
              <w:lang w:val="en-GB"/>
            </w:rPr>
          </w:rPrChange>
        </w:rPr>
        <w:t xml:space="preserve">The results reported in this paper were presented </w:t>
      </w:r>
      <w:r w:rsidR="00A42CB9" w:rsidRPr="006F1D1D">
        <w:rPr>
          <w:rFonts w:eastAsia="Calibri"/>
          <w:rPrChange w:id="14" w:author="Thomas Husson" w:date="2025-11-27T10:57:00Z">
            <w:rPr>
              <w:rFonts w:eastAsia="Calibri"/>
              <w:lang w:val="en-GB"/>
            </w:rPr>
          </w:rPrChange>
        </w:rPr>
        <w:t xml:space="preserve">as a poster presentation </w:t>
      </w:r>
      <w:r w:rsidRPr="006F1D1D">
        <w:rPr>
          <w:rFonts w:eastAsia="Calibri"/>
          <w:rPrChange w:id="15" w:author="Thomas Husson" w:date="2025-11-27T10:57:00Z">
            <w:rPr>
              <w:rFonts w:eastAsia="Calibri"/>
              <w:lang w:val="en-GB"/>
            </w:rPr>
          </w:rPrChange>
        </w:rPr>
        <w:t>at the 20</w:t>
      </w:r>
      <w:r w:rsidRPr="006F1D1D">
        <w:rPr>
          <w:rFonts w:eastAsia="Calibri"/>
          <w:vertAlign w:val="superscript"/>
          <w:rPrChange w:id="16" w:author="Thomas Husson" w:date="2025-11-27T10:57:00Z">
            <w:rPr>
              <w:rFonts w:eastAsia="Calibri"/>
              <w:vertAlign w:val="superscript"/>
              <w:lang w:val="en-GB"/>
            </w:rPr>
          </w:rPrChange>
        </w:rPr>
        <w:t>th</w:t>
      </w:r>
      <w:r w:rsidRPr="006F1D1D">
        <w:rPr>
          <w:rFonts w:eastAsia="Calibri"/>
          <w:rPrChange w:id="17" w:author="Thomas Husson" w:date="2025-11-27T10:57:00Z">
            <w:rPr>
              <w:rFonts w:eastAsia="Calibri"/>
              <w:lang w:val="en-GB"/>
            </w:rPr>
          </w:rPrChange>
        </w:rPr>
        <w:t xml:space="preserve"> congress</w:t>
      </w:r>
      <w:r w:rsidR="000579EE" w:rsidRPr="006F1D1D">
        <w:rPr>
          <w:rFonts w:eastAsia="Calibri"/>
          <w:rPrChange w:id="18" w:author="Thomas Husson" w:date="2025-11-27T10:57:00Z">
            <w:rPr>
              <w:rFonts w:eastAsia="Calibri"/>
              <w:lang w:val="en-GB"/>
            </w:rPr>
          </w:rPrChange>
        </w:rPr>
        <w:t xml:space="preserve"> </w:t>
      </w:r>
      <w:r w:rsidRPr="006F1D1D">
        <w:rPr>
          <w:rFonts w:eastAsia="Calibri"/>
          <w:rPrChange w:id="19" w:author="Thomas Husson" w:date="2025-11-27T10:57:00Z">
            <w:rPr>
              <w:rFonts w:eastAsia="Calibri"/>
              <w:lang w:val="en-GB"/>
            </w:rPr>
          </w:rPrChange>
        </w:rPr>
        <w:t xml:space="preserve">of </w:t>
      </w:r>
      <w:r w:rsidR="0015347A" w:rsidRPr="006F1D1D">
        <w:rPr>
          <w:rFonts w:eastAsia="Calibri"/>
          <w:rPrChange w:id="20" w:author="Thomas Husson" w:date="2025-11-27T10:57:00Z">
            <w:rPr>
              <w:rFonts w:eastAsia="Calibri"/>
              <w:lang w:val="en-GB"/>
            </w:rPr>
          </w:rPrChange>
        </w:rPr>
        <w:t>ESCP</w:t>
      </w:r>
      <w:r w:rsidRPr="006F1D1D">
        <w:rPr>
          <w:rFonts w:eastAsia="Calibri"/>
          <w:rPrChange w:id="21" w:author="Thomas Husson" w:date="2025-11-27T10:57:00Z">
            <w:rPr>
              <w:rFonts w:eastAsia="Calibri"/>
              <w:lang w:val="en-GB"/>
            </w:rPr>
          </w:rPrChange>
        </w:rPr>
        <w:t xml:space="preserve"> (</w:t>
      </w:r>
      <w:r w:rsidR="0015347A" w:rsidRPr="006F1D1D">
        <w:rPr>
          <w:rFonts w:eastAsia="Calibri"/>
          <w:rPrChange w:id="22" w:author="Thomas Husson" w:date="2025-11-27T10:57:00Z">
            <w:rPr>
              <w:rFonts w:eastAsia="Calibri"/>
              <w:lang w:val="en-GB"/>
            </w:rPr>
          </w:rPrChange>
        </w:rPr>
        <w:t>September</w:t>
      </w:r>
      <w:r w:rsidRPr="006F1D1D">
        <w:rPr>
          <w:rFonts w:eastAsia="Calibri"/>
          <w:rPrChange w:id="23" w:author="Thomas Husson" w:date="2025-11-27T10:57:00Z">
            <w:rPr>
              <w:rFonts w:eastAsia="Calibri"/>
              <w:lang w:val="en-GB"/>
            </w:rPr>
          </w:rPrChange>
        </w:rPr>
        <w:t xml:space="preserve"> </w:t>
      </w:r>
      <w:r w:rsidR="0015347A" w:rsidRPr="006F1D1D">
        <w:rPr>
          <w:rFonts w:eastAsia="Calibri"/>
          <w:rPrChange w:id="24" w:author="Thomas Husson" w:date="2025-11-27T10:57:00Z">
            <w:rPr>
              <w:rFonts w:eastAsia="Calibri"/>
              <w:lang w:val="en-GB"/>
            </w:rPr>
          </w:rPrChange>
        </w:rPr>
        <w:t>6</w:t>
      </w:r>
      <w:r w:rsidRPr="006F1D1D">
        <w:rPr>
          <w:rFonts w:eastAsia="Calibri"/>
          <w:vertAlign w:val="superscript"/>
          <w:rPrChange w:id="25" w:author="Thomas Husson" w:date="2025-11-27T10:57:00Z">
            <w:rPr>
              <w:rFonts w:eastAsia="Calibri"/>
              <w:vertAlign w:val="superscript"/>
              <w:lang w:val="en-GB"/>
            </w:rPr>
          </w:rPrChange>
        </w:rPr>
        <w:t>th</w:t>
      </w:r>
      <w:proofErr w:type="gramStart"/>
      <w:r w:rsidRPr="006F1D1D">
        <w:rPr>
          <w:rFonts w:eastAsia="Calibri"/>
          <w:rPrChange w:id="26" w:author="Thomas Husson" w:date="2025-11-27T10:57:00Z">
            <w:rPr>
              <w:rFonts w:eastAsia="Calibri"/>
              <w:lang w:val="en-GB"/>
            </w:rPr>
          </w:rPrChange>
        </w:rPr>
        <w:t xml:space="preserve"> 2025</w:t>
      </w:r>
      <w:proofErr w:type="gramEnd"/>
      <w:r w:rsidRPr="006F1D1D">
        <w:rPr>
          <w:rFonts w:eastAsia="Calibri"/>
          <w:rPrChange w:id="27" w:author="Thomas Husson" w:date="2025-11-27T10:57:00Z">
            <w:rPr>
              <w:rFonts w:eastAsia="Calibri"/>
              <w:lang w:val="en-GB"/>
            </w:rPr>
          </w:rPrChange>
        </w:rPr>
        <w:t>)</w:t>
      </w:r>
      <w:r w:rsidR="00A42CB9" w:rsidRPr="006F1D1D">
        <w:rPr>
          <w:rFonts w:eastAsia="Calibri"/>
          <w:rPrChange w:id="28" w:author="Thomas Husson" w:date="2025-11-27T10:57:00Z">
            <w:rPr>
              <w:rFonts w:eastAsia="Calibri"/>
              <w:lang w:val="en-GB"/>
            </w:rPr>
          </w:rPrChange>
        </w:rPr>
        <w:t xml:space="preserve"> and oral communication at the </w:t>
      </w:r>
      <w:r w:rsidR="0015347A" w:rsidRPr="006F1D1D">
        <w:rPr>
          <w:rFonts w:eastAsia="Calibri"/>
          <w:rPrChange w:id="29" w:author="Thomas Husson" w:date="2025-11-27T10:57:00Z">
            <w:rPr>
              <w:rFonts w:eastAsia="Calibri"/>
              <w:lang w:val="en-GB"/>
            </w:rPr>
          </w:rPrChange>
        </w:rPr>
        <w:t>1</w:t>
      </w:r>
      <w:r w:rsidR="0015347A" w:rsidRPr="006F1D1D">
        <w:rPr>
          <w:rFonts w:eastAsia="Calibri"/>
          <w:vertAlign w:val="superscript"/>
          <w:rPrChange w:id="30" w:author="Thomas Husson" w:date="2025-11-27T10:57:00Z">
            <w:rPr>
              <w:rFonts w:eastAsia="Calibri"/>
              <w:vertAlign w:val="superscript"/>
              <w:lang w:val="en-GB"/>
            </w:rPr>
          </w:rPrChange>
        </w:rPr>
        <w:t>st</w:t>
      </w:r>
      <w:r w:rsidR="0015347A" w:rsidRPr="006F1D1D">
        <w:rPr>
          <w:rFonts w:eastAsia="Calibri"/>
          <w:rPrChange w:id="31" w:author="Thomas Husson" w:date="2025-11-27T10:57:00Z">
            <w:rPr>
              <w:rFonts w:eastAsia="Calibri"/>
              <w:lang w:val="en-GB"/>
            </w:rPr>
          </w:rPrChange>
        </w:rPr>
        <w:t xml:space="preserve"> mutual French annual congress of surgery (3CVD).</w:t>
      </w:r>
      <w:r w:rsidRPr="006F1D1D">
        <w:rPr>
          <w:rFonts w:eastAsia="Calibri"/>
          <w:rPrChange w:id="32" w:author="Thomas Husson" w:date="2025-11-27T10:57:00Z">
            <w:rPr>
              <w:rFonts w:eastAsia="Calibri"/>
              <w:lang w:val="en-GB"/>
            </w:rPr>
          </w:rPrChange>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 xml:space="preserve">Laparoscopic surgery is increasingly used in emergency settings, but its role in generalized diverticular peritonitis remains debated. We aimed to compare laparoscopic Hartmann’s procedure with open </w:t>
      </w:r>
      <w:proofErr w:type="spellStart"/>
      <w:r w:rsidRPr="006F1D1D">
        <w:t>sigmoidectomy</w:t>
      </w:r>
      <w:proofErr w:type="spellEnd"/>
      <w:r w:rsidRPr="006F1D1D">
        <w:t xml:space="preserve"> with primary anastomosis and diverting ileostomy.</w:t>
      </w:r>
    </w:p>
    <w:p w14:paraId="0CA7C642" w14:textId="77777777" w:rsidR="00496966" w:rsidRPr="006F1D1D" w:rsidRDefault="00496966" w:rsidP="00496966">
      <w:pPr>
        <w:pBdr>
          <w:top w:val="nil"/>
          <w:left w:val="nil"/>
          <w:bottom w:val="nil"/>
          <w:right w:val="nil"/>
          <w:between w:val="nil"/>
        </w:pBdr>
        <w:spacing w:line="480" w:lineRule="auto"/>
        <w:ind w:right="419"/>
      </w:pPr>
      <w:r w:rsidRPr="006F1D1D">
        <w:t>Methods</w:t>
      </w:r>
      <w:r w:rsidRPr="006F1D1D">
        <w:br/>
        <w:t xml:space="preserve">This retrospective study used a national multicenter cohort from the Association Française de </w:t>
      </w:r>
      <w:proofErr w:type="spellStart"/>
      <w:r w:rsidRPr="006F1D1D">
        <w:t>Chirurgie</w:t>
      </w:r>
      <w:proofErr w:type="spellEnd"/>
      <w:r w:rsidRPr="006F1D1D">
        <w:t>,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520CCEC6"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A total of 28</w:t>
      </w:r>
      <w:r w:rsidR="00BB1940">
        <w:t>4</w:t>
      </w:r>
      <w:r w:rsidRPr="006F1D1D">
        <w:t xml:space="preserve"> patients met inclusion criteria (138 laparoscopic Hartmann, 14</w:t>
      </w:r>
      <w:r w:rsidR="00BB1940">
        <w:t>6</w:t>
      </w:r>
      <w:r w:rsidRPr="006F1D1D">
        <w:t xml:space="preserve">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6F1D1D">
        <w:lastRenderedPageBreak/>
        <w:t>Stoma-free survival at 2 years was 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D331C7">
        <w:rPr>
          <w:b/>
          <w:lang w:val="en-GB"/>
          <w:rPrChange w:id="33" w:author="Thomas Husson" w:date="2026-01-07T08:31:00Z">
            <w:rPr>
              <w:b/>
            </w:rPr>
          </w:rPrChange>
        </w:rPr>
        <w:lastRenderedPageBreak/>
        <w:t>Introduction</w:t>
      </w:r>
    </w:p>
    <w:p w14:paraId="6998A93F" w14:textId="2C3BE98D" w:rsidR="003A02FA" w:rsidRDefault="000165C6" w:rsidP="005E355C">
      <w:pPr>
        <w:pBdr>
          <w:top w:val="nil"/>
          <w:left w:val="nil"/>
          <w:bottom w:val="nil"/>
          <w:right w:val="nil"/>
          <w:between w:val="nil"/>
        </w:pBdr>
        <w:spacing w:line="480" w:lineRule="auto"/>
        <w:ind w:right="419" w:firstLine="720"/>
        <w:rPr>
          <w:bCs/>
        </w:rPr>
      </w:pPr>
      <w:r w:rsidRPr="000165C6">
        <w:rPr>
          <w:bCs/>
        </w:rPr>
        <w:t xml:space="preserve">Acute perforated sigmoid diverticulitis with generalized peritonitis (Hinchey III–IV) is </w:t>
      </w:r>
      <w:r w:rsidR="00030802">
        <w:rPr>
          <w:bCs/>
        </w:rPr>
        <w:t>a surgical emergency requiring rapid source control</w:t>
      </w:r>
      <w:r w:rsidR="003A02FA">
        <w:rPr>
          <w:bCs/>
        </w:rPr>
        <w:t xml:space="preserve"> </w:t>
      </w:r>
      <w:r w:rsidR="00030802">
        <w:rPr>
          <w:bCs/>
        </w:rPr>
        <w:t xml:space="preserve">while balancing postoperative morbidity and the risk of a permanent stoma </w:t>
      </w:r>
      <w:r w:rsidR="00D331C7">
        <w:rPr>
          <w:bCs/>
        </w:rPr>
        <w:fldChar w:fldCharType="begin"/>
      </w:r>
      <w:r w:rsidR="0083595F">
        <w:rPr>
          <w:bCs/>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circumstances.","citation-key":"hincheyTreatmentPerforatedDiverticular1978","container-title":"Advances in Surgery","ISSN":"0065-3411","journalAbbreviation":"Adv Surg","language":"eng","page":"85-109","PMID":"735943","source":"PubMed","title":"Treatment of perforated diverticular disease of the colon","volume":"12","author":[{"family":"Hinchey","given":"E. J."},{"family":"Schaal","given":"P. G."},{"family":"Richards","given":"G. K."}],"issued":{"date-parts":[["1978"]]}}},{"id":760,"uris":["http://zotero.org/users/6327427/items/A8MRG7FW"],"itemData":{"id":760,"type":"article-journal","abstract":"Update on the management of sigmoid diverticulitis","citation-key":"hannaUpdateManagementSigmoid2021","container-title":"World Journal of Gastroenterology","DOI":"10.3748/wjg.v27.i9.760","issue":"9","language":"en","page":"760-781","publisher":"Baishideng Publishing Group Inc.","source":"www.wjgnet.com","title":"Update on the management of sigmoid diverticulitis","volume":"27","author":[{"family":"Hanna","given":"Mark H."},{"family":"Kaiser","given":"Andreas M."}],"issued":{"date-parts":[["2021",3,7]]}}}],"schema":"https://github.com/citation-style-language/schema/raw/master/csl-citation.json"} </w:instrText>
      </w:r>
      <w:r w:rsidR="00D331C7">
        <w:rPr>
          <w:bCs/>
        </w:rPr>
        <w:fldChar w:fldCharType="separate"/>
      </w:r>
      <w:r w:rsidR="00D331C7" w:rsidRPr="00D331C7">
        <w:rPr>
          <w:vertAlign w:val="superscript"/>
          <w:lang w:val="en-GB"/>
        </w:rPr>
        <w:t>1,2</w:t>
      </w:r>
      <w:r w:rsidR="00D331C7">
        <w:rPr>
          <w:bCs/>
        </w:rPr>
        <w:fldChar w:fldCharType="end"/>
      </w:r>
      <w:r w:rsidRPr="000165C6">
        <w:rPr>
          <w:bCs/>
        </w:rPr>
        <w:t xml:space="preserve">. </w:t>
      </w:r>
      <w:r w:rsidR="00030802" w:rsidRPr="000165C6">
        <w:rPr>
          <w:bCs/>
        </w:rPr>
        <w:t xml:space="preserve">Historically, Hartmann’s procedure was the standard </w:t>
      </w:r>
      <w:r w:rsidR="00030802">
        <w:rPr>
          <w:bCs/>
        </w:rPr>
        <w:t xml:space="preserve">of care but </w:t>
      </w:r>
      <w:r w:rsidR="00030802" w:rsidRPr="000165C6">
        <w:rPr>
          <w:bCs/>
        </w:rPr>
        <w:t>is associated with substantial morbidity, non-negligible mortality</w:t>
      </w:r>
      <w:r w:rsidR="003A02FA">
        <w:rPr>
          <w:bCs/>
        </w:rPr>
        <w:t>,</w:t>
      </w:r>
      <w:r w:rsidR="00030802" w:rsidRPr="000165C6">
        <w:rPr>
          <w:bCs/>
        </w:rPr>
        <w:t xml:space="preserve"> and low </w:t>
      </w:r>
      <w:r w:rsidR="00030802">
        <w:rPr>
          <w:bCs/>
        </w:rPr>
        <w:t>reversal rates</w:t>
      </w:r>
      <w:r w:rsidR="00BB1940">
        <w:rPr>
          <w:bCs/>
        </w:rPr>
        <w:t xml:space="preserve"> </w:t>
      </w:r>
      <w:r w:rsidR="00030802">
        <w:rPr>
          <w:bCs/>
        </w:rPr>
        <w:fldChar w:fldCharType="begin"/>
      </w:r>
      <w:r w:rsidR="0083595F">
        <w:rPr>
          <w:bCs/>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updated.","citation-key":"regenbogenSurgeryDiverticulitis21st2014","container-title":"JAMA Surgery","DOI":"10.1001/jamasurg.2013.5477","ISSN":"2168-6254","issue":"3","journalAbbreviation":"JAMA Surg","page":"292-303","source":"Silverchair","title":"Surgery for Diverticulitis in the 21st Century: A Systematic Review","title-short":"Surgery for Diverticulitis in the 21st Century","volume":"149","author":[{"family":"Regenbogen","given":"Scott E."},{"family":"Hardiman","given":"Karin M."},{"family":"Hendren","given":"Samantha"},{"family":"Morris","given":"Arden M."}],"issued":{"date-parts":[["2014",3,1]]}}},{"id":770,"uris":["http://zotero.org/users/6327427/items/DB45SPWI"],"itemData":{"id":770,"type":"article-journal","abstract":"Background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study.","citation-key":"hallamHartmannsProcedureReversal2018","container-title":"Annals of the Royal College of Surgeons of England","DOI":"10.1308/rcsann.2018.0006","ISSN":"1478-7083","issue":"4","journalAbbreviation":"Ann R Coll Surg Engl","language":"eng","page":"301-307","PMID":"29484943","PMCID":"PMC5958852","source":"PubMed","title":"Hartmann's procedure, reversal and rate of stoma-free survival","volume":"100","author":[{"family":"Hallam","given":"S."},{"family":"Mothe","given":"B. S."},{"family":"Tirumulaju","given":"Rmr"}],"issued":{"date-parts":[["2018",4]]}}}],"schema":"https://github.com/citation-style-language/schema/raw/master/csl-citation.json"} </w:instrText>
      </w:r>
      <w:r w:rsidR="00030802">
        <w:rPr>
          <w:bCs/>
        </w:rPr>
        <w:fldChar w:fldCharType="separate"/>
      </w:r>
      <w:r w:rsidR="00030802" w:rsidRPr="00030802">
        <w:rPr>
          <w:vertAlign w:val="superscript"/>
          <w:lang w:val="en-GB"/>
        </w:rPr>
        <w:t>3,4</w:t>
      </w:r>
      <w:r w:rsidR="00030802">
        <w:rPr>
          <w:bCs/>
        </w:rPr>
        <w:fldChar w:fldCharType="end"/>
      </w:r>
      <w:r w:rsidR="00030802" w:rsidRPr="000165C6">
        <w:rPr>
          <w:bCs/>
        </w:rPr>
        <w:t xml:space="preserve">. </w:t>
      </w:r>
      <w:r w:rsidR="00030802">
        <w:rPr>
          <w:bCs/>
        </w:rPr>
        <w:t xml:space="preserve">Following recent randomized trials and meta-analyses, </w:t>
      </w:r>
      <w:r w:rsidRPr="000165C6">
        <w:rPr>
          <w:bCs/>
        </w:rPr>
        <w:t xml:space="preserve">national and international guidelines have </w:t>
      </w:r>
      <w:r w:rsidR="00030802">
        <w:rPr>
          <w:bCs/>
        </w:rPr>
        <w:t xml:space="preserve">shifted the paradigm, </w:t>
      </w:r>
      <w:r w:rsidR="009A260F">
        <w:rPr>
          <w:bCs/>
        </w:rPr>
        <w:t>now favoring</w:t>
      </w:r>
      <w:r w:rsidR="00030802">
        <w:rPr>
          <w:bCs/>
        </w:rPr>
        <w:t xml:space="preserve"> sigmoid resection with primary anastomosis when possible, as it offers similar short-term safety but significantly higher reversal rates and better long</w:t>
      </w:r>
      <w:r w:rsidR="00BB1940">
        <w:rPr>
          <w:bCs/>
        </w:rPr>
        <w:t>-</w:t>
      </w:r>
      <w:r w:rsidR="00030802">
        <w:rPr>
          <w:bCs/>
        </w:rPr>
        <w:t>term stoma-free survival than Hartmann’s Procedure</w:t>
      </w:r>
      <w:r w:rsidR="009A260F">
        <w:rPr>
          <w:bCs/>
        </w:rPr>
        <w:t xml:space="preserve">, reserving </w:t>
      </w:r>
      <w:r w:rsidR="00AF72C3">
        <w:rPr>
          <w:bCs/>
        </w:rPr>
        <w:t>the latter</w:t>
      </w:r>
      <w:r w:rsidR="009A260F">
        <w:rPr>
          <w:bCs/>
        </w:rPr>
        <w:t xml:space="preserve"> for unstable o</w:t>
      </w:r>
      <w:r w:rsidR="00BB1940">
        <w:rPr>
          <w:bCs/>
        </w:rPr>
        <w:t>r</w:t>
      </w:r>
      <w:r w:rsidR="009A260F">
        <w:rPr>
          <w:bCs/>
        </w:rPr>
        <w:t xml:space="preserve"> very high-risk patients </w:t>
      </w:r>
      <w:r w:rsidR="00D85F96">
        <w:rPr>
          <w:bCs/>
        </w:rPr>
        <w:fldChar w:fldCharType="begin"/>
      </w:r>
      <w:r w:rsidR="0083595F">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diverticulitis.","citation-key":"oberkoflerMulticenterRandomizedClinical2012","container-title":"Annals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issued":{"date-parts":[["2012",11]]}}},{"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perforation.","citation-key":"cirocchiPerforatedSigmoidDiverticulitis2018","container-title":"Techniques in Coloproctology","DOI":"10.1007/s10151-018-1819-9","ISSN":"1128-045X","issue":"10","journalAbbreviation":"Tech Coloproctol","language":"eng","page":"743-753","PMID":"29995173","source":"PubMed","title":"Perforated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diverticulitis.","citation-key":"acunaOperativeStrategiesPerforated2018","container-title":"Diseases of the Colon and Rectum","DOI":"10.1097/DCR.0000000000001149","ISSN":"1530-0358","issue":"12","journalAbbreviation":"Dis Colon Rectum","language":"eng","page":"1442-1453","PMID":"30371549","source":"PubMed","title":"Operative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rPr>
        <w:t xml:space="preserve"> </w:t>
      </w:r>
      <w:commentRangeStart w:id="34"/>
      <w:r w:rsidR="003A02FA" w:rsidRPr="003A02FA">
        <w:rPr>
          <w:bCs/>
        </w:rPr>
        <w:t xml:space="preserve">Regarding the omission of a diverting stoma, guidelines remain cautious, suggesting unprotected anastomosis only for highly selected cases. As results from ongoing randomized trials assessing the specific role of diversion </w:t>
      </w:r>
      <w:r w:rsidR="003A02FA">
        <w:rPr>
          <w:bCs/>
        </w:rPr>
        <w:t>are still awaited</w:t>
      </w:r>
      <w:r w:rsidR="003A02FA" w:rsidRPr="003A02FA">
        <w:rPr>
          <w:bCs/>
        </w:rPr>
        <w:t xml:space="preserve"> </w:t>
      </w:r>
      <w:ins w:id="35" w:author="Thomas Husson" w:date="2026-01-13T08:41:00Z" w16du:dateUtc="2026-01-13T07:41:00Z">
        <w:r w:rsidR="003351C6">
          <w:rPr>
            <w:bCs/>
          </w:rPr>
          <w:t xml:space="preserve">and </w:t>
        </w:r>
      </w:ins>
      <w:r w:rsidR="003A02FA" w:rsidRPr="003A02FA">
        <w:rPr>
          <w:bCs/>
        </w:rPr>
        <w:t>primary anastomosis protected by a diverting ileostomy remains the safest standard of care for generalized peritonitis</w:t>
      </w:r>
      <w:r w:rsidR="008F73BF">
        <w:rPr>
          <w:bCs/>
        </w:rPr>
        <w:t xml:space="preserve"> </w:t>
      </w:r>
      <w:r w:rsidR="008F73BF">
        <w:rPr>
          <w:bCs/>
        </w:rPr>
        <w:fldChar w:fldCharType="begin"/>
      </w:r>
      <w:r w:rsidR="0083595F">
        <w:rPr>
          <w:bCs/>
        </w:rPr>
        <w: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008F73BF">
        <w:rPr>
          <w:bCs/>
        </w:rPr>
        <w:fldChar w:fldCharType="separate"/>
      </w:r>
      <w:r w:rsidR="008F73BF" w:rsidRPr="003A02FA">
        <w:rPr>
          <w:vertAlign w:val="superscript"/>
          <w:lang w:val="en-GB"/>
        </w:rPr>
        <w:t>13</w:t>
      </w:r>
      <w:r w:rsidR="008F73BF">
        <w:rPr>
          <w:bCs/>
        </w:rPr>
        <w:fldChar w:fldCharType="end"/>
      </w:r>
      <w:r w:rsidR="003A02FA" w:rsidRPr="003A02FA">
        <w:rPr>
          <w:bCs/>
        </w:rPr>
        <w:t>.</w:t>
      </w:r>
      <w:commentRangeEnd w:id="34"/>
      <w:r w:rsidR="00BB4476">
        <w:rPr>
          <w:rStyle w:val="CommentReference"/>
        </w:rPr>
        <w:commentReference w:id="34"/>
      </w:r>
    </w:p>
    <w:p w14:paraId="5DF65D61" w14:textId="36C9980D" w:rsidR="009A260F" w:rsidRDefault="00D443F1" w:rsidP="009A260F">
      <w:pPr>
        <w:pBdr>
          <w:top w:val="nil"/>
          <w:left w:val="nil"/>
          <w:bottom w:val="nil"/>
          <w:right w:val="nil"/>
          <w:between w:val="nil"/>
        </w:pBdr>
        <w:spacing w:line="480" w:lineRule="auto"/>
        <w:ind w:right="419" w:firstLine="720"/>
        <w:rPr>
          <w:bCs/>
        </w:rPr>
      </w:pPr>
      <w:ins w:id="36" w:author="Thomas Husson" w:date="2026-01-07T12:39:00Z">
        <w:r w:rsidRPr="00D443F1">
          <w:rPr>
            <w:bCs/>
          </w:rPr>
          <w:t xml:space="preserve">Over the </w:t>
        </w:r>
        <w:r>
          <w:rPr>
            <w:bCs/>
          </w:rPr>
          <w:t xml:space="preserve">same period, minimally invasive colorectal surgery has expanded into </w:t>
        </w:r>
      </w:ins>
      <w:r w:rsidR="00AF72C3">
        <w:rPr>
          <w:bCs/>
        </w:rPr>
        <w:t xml:space="preserve">the </w:t>
      </w:r>
      <w:ins w:id="37" w:author="Thomas Husson" w:date="2026-01-07T12:39:00Z">
        <w:r>
          <w:rPr>
            <w:bCs/>
          </w:rPr>
          <w:t xml:space="preserve">emergency setting </w:t>
        </w:r>
        <w:r>
          <w:rPr>
            <w:bCs/>
          </w:rPr>
          <w:fldChar w:fldCharType="begin"/>
        </w:r>
      </w:ins>
      <w:r w:rsidR="0083595F">
        <w:rPr>
          <w:bCs/>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http://links.lww.com/DCR/B421.","citation-key":"esparzamonzaviOpenVsMinimally2021","container-title":"Diseases of the Colon and Rectum","DOI":"10.1097/DCR.0000000000001805","ISSN":"1530-0358","issue":"3","journalAbbreviation":"Dis Colon Rectum","language":"eng","page":"319-327","PMID":"33555710","source":"PubMed","title":"Open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findings.","citation-key":"leeLaparoscopicOpenEmergent2020","container-title":"Journal of Gastrointestinal Surgery: Official Journal of the Society for Surgery of the Alimentary Tract","DOI":"10.1007/s11605-019-04490-9","ISSN":"1873-4626","issue":"5","journalAbbreviation":"J Gastrointest Surg","language":"eng","page":"1173-1182","PMID":"31845141","source":"PubMed","title":"Laparoscopic Versus Open Emergent Sigmoid Resection for Perforated Diverticulitis","volume":"24","author":[{"family":"Lee","given":"Yongjin F."},{"family":"Brown","given":"Rebecca F."},{"family":"Battaglia","given":"Michael"},{"family":"Cleary","given":"Robert K."}],"issued":{"date-parts":[["2020",5]]}}}],"schema":"https://github.com/citation-style-language/schema/raw/master/csl-citation.json"} </w:instrText>
      </w:r>
      <w:ins w:id="38" w:author="Thomas Husson" w:date="2026-01-07T12:39:00Z">
        <w:r>
          <w:rPr>
            <w:bCs/>
          </w:rPr>
          <w:fldChar w:fldCharType="separate"/>
        </w:r>
      </w:ins>
      <w:r w:rsidR="003A02FA" w:rsidRPr="003A02FA">
        <w:rPr>
          <w:vertAlign w:val="superscript"/>
          <w:lang w:val="en-GB"/>
        </w:rPr>
        <w:t>14,15</w:t>
      </w:r>
      <w:ins w:id="39" w:author="Thomas Husson" w:date="2026-01-07T12:39:00Z">
        <w:r>
          <w:rPr>
            <w:bCs/>
          </w:rPr>
          <w:fldChar w:fldCharType="end"/>
        </w:r>
        <w:r w:rsidRPr="00D443F1">
          <w:rPr>
            <w:bCs/>
          </w:rPr>
          <w:t xml:space="preserve">. </w:t>
        </w:r>
      </w:ins>
      <w:r w:rsidR="009A260F">
        <w:rPr>
          <w:bCs/>
        </w:rPr>
        <w:t>While laparoscopic peritoneal lavage has fallen out of favor due to high rates of persi</w:t>
      </w:r>
      <w:r w:rsidR="005E355C">
        <w:rPr>
          <w:bCs/>
        </w:rPr>
        <w:t>s</w:t>
      </w:r>
      <w:r w:rsidR="009A260F">
        <w:rPr>
          <w:bCs/>
        </w:rPr>
        <w:t xml:space="preserve">tent sepsis, </w:t>
      </w:r>
      <w:proofErr w:type="spellStart"/>
      <w:r w:rsidR="009A260F">
        <w:rPr>
          <w:bCs/>
        </w:rPr>
        <w:t>laparscopic</w:t>
      </w:r>
      <w:proofErr w:type="spellEnd"/>
      <w:r w:rsidR="009A260F">
        <w:rPr>
          <w:bCs/>
        </w:rPr>
        <w:t xml:space="preserve"> sigmoid resection has emerged as a feasible option</w:t>
      </w:r>
      <w:ins w:id="40" w:author="Thomas Husson" w:date="2026-01-07T12:44:00Z">
        <w:r w:rsidR="004274AA">
          <w:rPr>
            <w:bCs/>
          </w:rPr>
          <w:fldChar w:fldCharType="begin"/>
        </w:r>
      </w:ins>
      <w:r w:rsidR="0083595F">
        <w:rPr>
          <w:bCs/>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NCT01047462.","citation-key":"schultzLaparoscopicLavageVs2015","container-title":"JAMA","DOI":"10.1001/jama.2015.12076","ISSN":"1538-3598","issue":"13","journalAbbreviation":"JAMA","language":"eng","page":"1364-1375","PMID":"26441181","source":"PubMed","title":"Laparoscopic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Group"}],"issued":{"date-parts":[["2015",10,6]]}}},{"id":789,"uris":["http://zotero.org/users/6327427/items/4BY4MGXA"],"itemData":{"id":789,"type":"article-journal","abstract":"This study aimed to compare laparoscopic lavage and sigmoidectomy as treatment for perforated diverticulitis with purulent peritonitis during a 36 month follow-up of the LOLA trial.","citation-key":"hoekLaparoscopicPeritonealLavage2022","container-title":"Surgical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collaborators"}],"issued":{"date-parts":[["2022",10,1]]}}},{"id":793,"uris":["http://zotero.org/users/6327427/items/4SVEAJ9V"],"itemData":{"id":793,"type":"article-journal","abstract":"Objective: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resection.","citation-key":"marshallLaparoscopicLavageManagement2017","container-title":"Annals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Diverticulitis","volume":"265","author":[{"family":"Marshall","given":"James R."},{"family":"Buchwald","given":"Pamela L."},{"family":"Gandhi","given":"Jamish"},{"family":"Schultz","given":"Johannes K."},{"family":"Hider","given":"Phil N."},{"family":"Frizelle","given":"Frank A."},{"family":"Eglinton","given":"Timothy W."}],"issued":{"date-parts":[["2017",4]]}}}],"schema":"https://github.com/citation-style-language/schema/raw/master/csl-citation.json"} </w:instrText>
      </w:r>
      <w:ins w:id="41" w:author="Thomas Husson" w:date="2026-01-07T12:44:00Z">
        <w:r w:rsidR="004274AA">
          <w:rPr>
            <w:bCs/>
          </w:rPr>
          <w:fldChar w:fldCharType="separate"/>
        </w:r>
      </w:ins>
      <w:r w:rsidR="003A02FA" w:rsidRPr="003A02FA">
        <w:rPr>
          <w:vertAlign w:val="superscript"/>
          <w:lang w:val="en-GB"/>
        </w:rPr>
        <w:t>16–18</w:t>
      </w:r>
      <w:ins w:id="42" w:author="Thomas Husson" w:date="2026-01-07T12:44:00Z">
        <w:r w:rsidR="004274AA">
          <w:rPr>
            <w:bCs/>
          </w:rPr>
          <w:fldChar w:fldCharType="end"/>
        </w:r>
        <w:r w:rsidR="004274AA" w:rsidRPr="000165C6">
          <w:rPr>
            <w:bCs/>
          </w:rPr>
          <w:t xml:space="preserve">. </w:t>
        </w:r>
      </w:ins>
      <w:r w:rsidR="009A260F">
        <w:rPr>
          <w:bCs/>
        </w:rPr>
        <w:t>Current data su</w:t>
      </w:r>
      <w:r w:rsidR="005E355C">
        <w:rPr>
          <w:bCs/>
        </w:rPr>
        <w:t>g</w:t>
      </w:r>
      <w:r w:rsidR="009A260F">
        <w:rPr>
          <w:bCs/>
        </w:rPr>
        <w:t xml:space="preserve">gest that in experienced hands, emergency laparoscopic resection reduces parietal morbidity and hospital stay compared to open surgery </w:t>
      </w:r>
      <w:r w:rsidR="00E24179">
        <w:rPr>
          <w:bCs/>
        </w:rPr>
        <w:fldChar w:fldCharType="begin"/>
      </w:r>
      <w:r w:rsidR="00967767">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hands.","citation-key":"vennixEmergencyLaparoscopicSigmoidectomy2015","container-title":"Digestive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Peritonitis","volume":"33","author":[{"family":"Vennix","given":"Sandra"},{"family":"Boersema","given":"Geesien S."},{"family":"Buskens","given":"Christianne J."},{"family":"Menon","given":"Anand G."},{"family":"Tanis","given":"Pieter J."},{"family":"Lange","given":"Johan F."},{"family":"Bemelman","given":"Willem A."}],"issued":{"date-parts":[["2015",11,10]]}}},{"id":805,"uris":["http://zotero.org/users/6327427/items/2PFKZEVN"],"itemData":{"id":805,"type":"article-journal","abstract":"BACKGROUND: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5E355C">
        <w:rPr>
          <w:bCs/>
        </w:rPr>
        <w:t xml:space="preserve">Limited </w:t>
      </w:r>
      <w:ins w:id="43" w:author="Thomas Husson" w:date="2026-01-07T12:39:00Z">
        <w:r w:rsidR="009A260F" w:rsidRPr="00D443F1">
          <w:rPr>
            <w:bCs/>
          </w:rPr>
          <w:t xml:space="preserve">retrospective or registry-based </w:t>
        </w:r>
        <w:proofErr w:type="spellStart"/>
        <w:r w:rsidR="009A260F" w:rsidRPr="00D443F1">
          <w:rPr>
            <w:bCs/>
          </w:rPr>
          <w:t>data</w:t>
        </w:r>
      </w:ins>
      <w:r w:rsidR="00005F5A">
        <w:rPr>
          <w:bCs/>
        </w:rPr>
        <w:t>s</w:t>
      </w:r>
      <w:proofErr w:type="spellEnd"/>
      <w:r w:rsidR="009A260F">
        <w:rPr>
          <w:bCs/>
        </w:rPr>
        <w:t xml:space="preserve"> </w:t>
      </w:r>
      <w:ins w:id="44" w:author="Thomas Husson" w:date="2026-01-07T12:39:00Z">
        <w:r w:rsidR="009A260F" w:rsidRPr="00D443F1">
          <w:rPr>
            <w:bCs/>
          </w:rPr>
          <w:t xml:space="preserve">suggest that </w:t>
        </w:r>
      </w:ins>
      <w:r w:rsidR="00005F5A">
        <w:rPr>
          <w:bCs/>
        </w:rPr>
        <w:t xml:space="preserve">this procedure can </w:t>
      </w:r>
      <w:ins w:id="45" w:author="Thomas Husson" w:date="2026-01-07T12:39:00Z">
        <w:r w:rsidR="009A260F" w:rsidRPr="00D443F1">
          <w:rPr>
            <w:bCs/>
          </w:rPr>
          <w:t>be performed safely and may reduce overall complications and length of stay compared with open Hartmann’s procedure</w:t>
        </w:r>
      </w:ins>
      <w:r w:rsidR="00005F5A">
        <w:rPr>
          <w:bCs/>
        </w:rPr>
        <w:t>.</w:t>
      </w:r>
      <w:r w:rsidR="00AF72C3">
        <w:rPr>
          <w:bCs/>
        </w:rPr>
        <w:t xml:space="preserve"> </w:t>
      </w:r>
    </w:p>
    <w:p w14:paraId="60313D60" w14:textId="5FD823A2" w:rsidR="009A260F" w:rsidRDefault="009A260F" w:rsidP="00D443F1">
      <w:pPr>
        <w:pBdr>
          <w:top w:val="nil"/>
          <w:left w:val="nil"/>
          <w:bottom w:val="nil"/>
          <w:right w:val="nil"/>
          <w:between w:val="nil"/>
        </w:pBdr>
        <w:spacing w:line="480" w:lineRule="auto"/>
        <w:ind w:right="419"/>
        <w:rPr>
          <w:bCs/>
        </w:rPr>
      </w:pPr>
      <w:r>
        <w:rPr>
          <w:bCs/>
        </w:rPr>
        <w:lastRenderedPageBreak/>
        <w:tab/>
        <w:t>Crucially</w:t>
      </w:r>
      <w:r w:rsidRPr="009A260F">
        <w:rPr>
          <w:bCs/>
        </w:rPr>
        <w:t xml:space="preserve">, the potential benefits of LHP may extend beyond the acute phase. The </w:t>
      </w:r>
      <w:r>
        <w:rPr>
          <w:bCs/>
        </w:rPr>
        <w:t xml:space="preserve">low reversal rate </w:t>
      </w:r>
      <w:r w:rsidRPr="009A260F">
        <w:rPr>
          <w:bCs/>
        </w:rPr>
        <w:t>of the Hartmann’s strategy</w:t>
      </w:r>
      <w:r>
        <w:rPr>
          <w:bCs/>
        </w:rPr>
        <w:t xml:space="preserve"> </w:t>
      </w:r>
      <w:r w:rsidRPr="009A260F">
        <w:rPr>
          <w:bCs/>
        </w:rPr>
        <w:t xml:space="preserve">is often attributed to dense intra-abdominal adhesions formed after open surgery. Emerging evidence suggests that performing the initial Hartmann’s procedure laparoscopically </w:t>
      </w:r>
      <w:r>
        <w:rPr>
          <w:bCs/>
        </w:rPr>
        <w:t xml:space="preserve">may </w:t>
      </w:r>
      <w:proofErr w:type="spellStart"/>
      <w:r w:rsidRPr="009A260F">
        <w:rPr>
          <w:bCs/>
        </w:rPr>
        <w:t>reduces</w:t>
      </w:r>
      <w:proofErr w:type="spellEnd"/>
      <w:r w:rsidRPr="009A260F">
        <w:rPr>
          <w:bCs/>
        </w:rPr>
        <w:t xml:space="preserve"> adhesion formation, thereby facilitating a subsequent laparoscopic reversal</w:t>
      </w:r>
      <w:r>
        <w:rPr>
          <w:bCs/>
        </w:rPr>
        <w:t xml:space="preserve"> </w:t>
      </w:r>
      <w:r>
        <w:rPr>
          <w:bCs/>
        </w:rPr>
        <w:fldChar w:fldCharType="begin"/>
      </w:r>
      <w:r w:rsidR="0083595F">
        <w:rPr>
          <w:bCs/>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patient.","citation-key":"tanLaparoscopicOpenHartmann2023","container-title":"International Journal of Colorectal Disease","DOI":"10.1007/s00384-023-04320-0","ISSN":"1432-1262","issue":"1","journalAbbreviation":"Int J Colorectal Dis","language":"eng","page":"22","PMID":"36690760","source":"PubMed","title":"Laparoscopic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schema":"https://github.com/citation-style-language/schema/raw/master/csl-citation.json"} </w:instrText>
      </w:r>
      <w:r>
        <w:rPr>
          <w:bCs/>
        </w:rPr>
        <w:fldChar w:fldCharType="separate"/>
      </w:r>
      <w:r w:rsidR="003A02FA" w:rsidRPr="003A02FA">
        <w:rPr>
          <w:vertAlign w:val="superscript"/>
          <w:lang w:val="en-GB"/>
        </w:rPr>
        <w:t>22,23</w:t>
      </w:r>
      <w:r>
        <w:rPr>
          <w:bCs/>
        </w:rPr>
        <w:fldChar w:fldCharType="end"/>
      </w:r>
      <w:r>
        <w:rPr>
          <w:bCs/>
        </w:rPr>
        <w:t xml:space="preserve">. </w:t>
      </w:r>
      <w:r w:rsidRPr="009A260F">
        <w:rPr>
          <w:bCs/>
        </w:rPr>
        <w:t>This "minimally invasive two-stage 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ins w:id="46" w:author="Thomas Husson" w:date="2026-01-07T06:43:00Z"/>
          <w:bCs/>
          <w:rPrChange w:id="47" w:author="Thomas Husson" w:date="2026-01-07T12:11:00Z">
            <w:rPr>
              <w:ins w:id="48" w:author="Thomas Husson" w:date="2026-01-07T06:43:00Z"/>
              <w:b/>
              <w:lang w:val="fr-FR"/>
            </w:rPr>
          </w:rPrChange>
        </w:rPr>
      </w:pPr>
      <w:r>
        <w:rPr>
          <w:bCs/>
        </w:rPr>
        <w:tab/>
      </w:r>
      <w:r w:rsidRPr="00005F5A">
        <w:rPr>
          <w:bCs/>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rPr>
        <w:t>.</w:t>
      </w:r>
    </w:p>
    <w:p w14:paraId="3B2AB48C" w14:textId="6F883844" w:rsidR="00E23FE0" w:rsidRPr="001B4399" w:rsidDel="009A5D64" w:rsidRDefault="00E23FE0" w:rsidP="00B86439">
      <w:pPr>
        <w:pBdr>
          <w:top w:val="nil"/>
          <w:left w:val="nil"/>
          <w:bottom w:val="nil"/>
          <w:right w:val="nil"/>
          <w:between w:val="nil"/>
        </w:pBdr>
        <w:spacing w:line="480" w:lineRule="auto"/>
        <w:ind w:right="419"/>
        <w:rPr>
          <w:ins w:id="49" w:author="MARIANI Antoine" w:date="2025-12-17T11:15:00Z"/>
          <w:del w:id="50" w:author="Thomas Husson" w:date="2026-01-13T08:35:00Z" w16du:dateUtc="2026-01-13T07:35:00Z"/>
          <w:b/>
          <w:lang w:val="en-GB"/>
          <w:rPrChange w:id="51" w:author="MARIANI Antoine" w:date="2025-12-17T11:15:00Z">
            <w:rPr>
              <w:ins w:id="52" w:author="MARIANI Antoine" w:date="2025-12-17T11:15:00Z"/>
              <w:del w:id="53" w:author="Thomas Husson" w:date="2026-01-13T08:35:00Z" w16du:dateUtc="2026-01-13T07:35:00Z"/>
              <w:b/>
            </w:rPr>
          </w:rPrChange>
        </w:rPr>
      </w:pPr>
      <w:r w:rsidRPr="001B4399">
        <w:rPr>
          <w:b/>
          <w:lang w:val="en-GB"/>
          <w:rPrChange w:id="54" w:author="MARIANI Antoine" w:date="2025-12-17T11:15:00Z">
            <w:rPr>
              <w:b/>
            </w:rPr>
          </w:rPrChange>
        </w:rPr>
        <w:br w:type="page"/>
      </w:r>
    </w:p>
    <w:p w14:paraId="3216559C" w14:textId="75CBBA69" w:rsidR="00CB5A11" w:rsidRPr="001B4399" w:rsidDel="009A5D64" w:rsidRDefault="00CB5A11" w:rsidP="00B86439">
      <w:pPr>
        <w:pBdr>
          <w:top w:val="nil"/>
          <w:left w:val="nil"/>
          <w:bottom w:val="nil"/>
          <w:right w:val="nil"/>
          <w:between w:val="nil"/>
        </w:pBdr>
        <w:spacing w:line="480" w:lineRule="auto"/>
        <w:ind w:right="419"/>
        <w:rPr>
          <w:del w:id="55" w:author="Thomas Husson" w:date="2026-01-13T08:35:00Z" w16du:dateUtc="2026-01-13T07:35:00Z"/>
          <w:lang w:val="en-GB"/>
          <w:rPrChange w:id="56" w:author="MARIANI Antoine" w:date="2025-12-17T11:15:00Z">
            <w:rPr>
              <w:del w:id="57" w:author="Thomas Husson" w:date="2026-01-13T08:35:00Z" w16du:dateUtc="2026-01-13T07:35:00Z"/>
            </w:rPr>
          </w:rPrChange>
        </w:rPr>
      </w:pPr>
    </w:p>
    <w:p w14:paraId="201E1C88" w14:textId="5C4CA89D" w:rsidR="00451979" w:rsidRPr="006F1D1D" w:rsidRDefault="0006005F" w:rsidP="00145006">
      <w:pPr>
        <w:pBdr>
          <w:top w:val="nil"/>
          <w:left w:val="nil"/>
          <w:bottom w:val="nil"/>
          <w:right w:val="nil"/>
          <w:between w:val="nil"/>
        </w:pBdr>
        <w:spacing w:line="480" w:lineRule="auto"/>
        <w:ind w:right="419"/>
        <w:rPr>
          <w:b/>
        </w:rPr>
      </w:pPr>
      <w:r w:rsidRPr="006F1D1D">
        <w:rPr>
          <w:b/>
        </w:rPr>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31A37A7D"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ins w:id="58" w:author="Thomas Husson" w:date="2025-11-27T10:59:00Z">
        <w:r w:rsidR="005C7A52">
          <w:t xml:space="preserve">adult patients </w:t>
        </w:r>
      </w:ins>
      <w:r w:rsidR="00C96B35" w:rsidRPr="006F1D1D">
        <w:rPr>
          <w:rPrChange w:id="59" w:author="Thomas Husson" w:date="2025-11-27T10:57:00Z">
            <w:rPr>
              <w:lang w:val="en-CA"/>
            </w:rPr>
          </w:rPrChange>
        </w:rPr>
        <w:t>operated</w:t>
      </w:r>
      <w:ins w:id="60" w:author="Thomas Husson" w:date="2025-11-27T10:58:00Z">
        <w:r w:rsidR="006F1D1D">
          <w:t xml:space="preserve"> on</w:t>
        </w:r>
      </w:ins>
      <w:r w:rsidRPr="006F1D1D">
        <w:t xml:space="preserve"> for </w:t>
      </w:r>
      <w:r w:rsidR="00C96B35" w:rsidRPr="006F1D1D">
        <w:rPr>
          <w:rPrChange w:id="61" w:author="Thomas Husson" w:date="2025-11-27T10:57:00Z">
            <w:rPr>
              <w:lang w:val="en-CA"/>
            </w:rPr>
          </w:rPrChange>
        </w:rPr>
        <w:t xml:space="preserve">sigmoid </w:t>
      </w:r>
      <w:r w:rsidRPr="006F1D1D">
        <w:t>diverticulitis</w:t>
      </w:r>
      <w:r w:rsidR="00C96B35" w:rsidRPr="006F1D1D">
        <w:rPr>
          <w:rPrChange w:id="62" w:author="Thomas Husson" w:date="2025-11-27T10:57:00Z">
            <w:rPr>
              <w:lang w:val="en-CA"/>
            </w:rPr>
          </w:rPrChange>
        </w:rPr>
        <w:t xml:space="preserve"> (SD)</w:t>
      </w:r>
      <w:r w:rsidRPr="006F1D1D">
        <w:t xml:space="preserve"> between January 2010 and September 2021 across 43 French centers. </w:t>
      </w:r>
      <w:r w:rsidR="005D61C1" w:rsidRPr="006F1D1D">
        <w:t xml:space="preserve">This analysis is part of a study </w:t>
      </w:r>
      <w:del w:id="63" w:author="Thomas Husson" w:date="2025-11-27T10:58:00Z">
        <w:r w:rsidRPr="006F1D1D" w:rsidDel="006F1D1D">
          <w:delText xml:space="preserve">which was </w:delText>
        </w:r>
      </w:del>
      <w:r w:rsidRPr="006F1D1D">
        <w:t xml:space="preserve">registered at ClinicalTrials.gov (NCT06200857). </w:t>
      </w:r>
      <w:r w:rsidR="000A0972" w:rsidRPr="006F1D1D">
        <w:t>The need for informed consent was waived owing to the retrospective study design.</w:t>
      </w:r>
    </w:p>
    <w:p w14:paraId="0C833A2E" w14:textId="71F38003"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r w:rsidR="00C96B35" w:rsidRPr="006F1D1D">
        <w:rPr>
          <w:rPrChange w:id="64" w:author="Thomas Husson" w:date="2025-11-27T10:57:00Z">
            <w:rPr>
              <w:lang w:val="en-CA"/>
            </w:rPr>
          </w:rPrChange>
        </w:rPr>
        <w:t>SD</w:t>
      </w:r>
      <w:r w:rsidR="00C96B35" w:rsidRPr="006F1D1D">
        <w:t xml:space="preserve"> </w:t>
      </w:r>
      <w:r w:rsidRPr="006F1D1D">
        <w:t xml:space="preserve">peritonitis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6F1D1D" w:rsidRDefault="00C96B35" w:rsidP="00145006">
      <w:pPr>
        <w:pBdr>
          <w:top w:val="nil"/>
          <w:left w:val="nil"/>
          <w:bottom w:val="nil"/>
          <w:right w:val="nil"/>
          <w:between w:val="nil"/>
        </w:pBdr>
        <w:spacing w:line="480" w:lineRule="auto"/>
        <w:ind w:right="419"/>
        <w:rPr>
          <w:rPrChange w:id="65" w:author="Thomas Husson" w:date="2025-11-27T10:57:00Z">
            <w:rPr>
              <w:lang w:val="en-CA"/>
            </w:rPr>
          </w:rPrChange>
        </w:rPr>
      </w:pPr>
      <w:r w:rsidRPr="006F1D1D">
        <w:rPr>
          <w:rPrChange w:id="66" w:author="Thomas Husson" w:date="2025-11-27T10:57:00Z">
            <w:rPr>
              <w:lang w:val="en-CA"/>
            </w:rPr>
          </w:rPrChange>
        </w:rPr>
        <w:t xml:space="preserve">Exclusion criteria </w:t>
      </w:r>
      <w:r w:rsidR="002654F6" w:rsidRPr="006F1D1D">
        <w:rPr>
          <w:rPrChange w:id="67" w:author="Thomas Husson" w:date="2025-11-27T10:57:00Z">
            <w:rPr>
              <w:lang w:val="en-CA"/>
            </w:rPr>
          </w:rPrChange>
        </w:rPr>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6F1D1D">
        <w:rPr>
          <w:rPrChange w:id="68" w:author="Thomas Husson" w:date="2025-11-27T10:57:00Z">
            <w:rPr>
              <w:lang w:val="en-CA"/>
            </w:rPr>
          </w:rPrChange>
        </w:rPr>
        <w:t xml:space="preserve"> </w:t>
      </w:r>
      <w:commentRangeStart w:id="69"/>
      <w:commentRangeEnd w:id="69"/>
      <w:r w:rsidR="006F1D1D" w:rsidRPr="006F1D1D">
        <w:rPr>
          <w:rStyle w:val="CommentReference"/>
        </w:rPr>
        <w:commentReference w:id="69"/>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6F1D1D">
        <w:rPr>
          <w:rPrChange w:id="70" w:author="Thomas Husson" w:date="2025-11-27T10:57:00Z">
            <w:rPr>
              <w:lang w:val="en-CA"/>
            </w:rPr>
          </w:rPrChange>
        </w:rPr>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7CEE1BA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6F1D1D">
        <w:rPr>
          <w:rPrChange w:id="71" w:author="Thomas Husson" w:date="2025-11-27T10:57:00Z">
            <w:rPr>
              <w:lang w:val="en-CA"/>
            </w:rPr>
          </w:rPrChange>
        </w:rPr>
        <w:t>according to</w:t>
      </w:r>
      <w:r w:rsidRPr="006F1D1D">
        <w:t xml:space="preserve"> </w:t>
      </w:r>
      <w:proofErr w:type="spellStart"/>
      <w:r w:rsidRPr="006F1D1D">
        <w:t>Clavien</w:t>
      </w:r>
      <w:proofErr w:type="spellEnd"/>
      <w:r w:rsidRPr="006F1D1D">
        <w:t>–Dindo classification</w:t>
      </w:r>
      <w:r w:rsidRPr="006F1D1D">
        <w:fldChar w:fldCharType="begin"/>
      </w:r>
      <w:r w:rsidR="0083595F">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literature.","citation-key":"clavienClavienDindoClassificationSurgical2009","container-title":"Annals of Surgery","DOI":"10.1097/SLA.0b013e3181b13ca2","ISSN":"1528-1140","issue":"2","journalAbbreviation":"Ann Surg","language":"eng","page":"187-196","PMID":"19638912","source":"PubMed","title":"The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0134267C"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6F1D1D">
        <w:rPr>
          <w:rPrChange w:id="72" w:author="Thomas Husson" w:date="2025-11-27T10:57:00Z">
            <w:rPr>
              <w:lang w:val="en-CA"/>
            </w:rPr>
          </w:rPrChange>
        </w:rPr>
        <w:t>assessed</w:t>
      </w:r>
      <w:r w:rsidRPr="006F1D1D">
        <w:t>:</w:t>
      </w:r>
      <w:r w:rsidR="005D61C1" w:rsidRPr="006F1D1D">
        <w:t xml:space="preserve"> the Laparoscopic Hartmann</w:t>
      </w:r>
      <w:r w:rsidR="00C96B35" w:rsidRPr="006F1D1D">
        <w:rPr>
          <w:rPrChange w:id="73" w:author="Thomas Husson" w:date="2025-11-27T10:57:00Z">
            <w:rPr>
              <w:lang w:val="en-CA"/>
            </w:rPr>
          </w:rPrChange>
        </w:rPr>
        <w:t>’s</w:t>
      </w:r>
      <w:r w:rsidR="005D61C1" w:rsidRPr="006F1D1D">
        <w:t xml:space="preserve"> Procedure (LHP group)</w:t>
      </w:r>
      <w:r w:rsidR="005D61C1" w:rsidRPr="006F1D1D">
        <w:fldChar w:fldCharType="begin"/>
      </w:r>
      <w:r w:rsidR="0083595F">
        <w:instrText xml:space="preserve"> ADDIN ZOTERO_ITEM CSL_CITATION {"citationID":"H1pGryKE","properties":{"formattedCitation":"\\super 25\\nosupersub{}","plainCitation":"25","noteIndex":0},"citationItems":[{"id":689,"uris":["http://zotero.org/users/6327427/items/HSYTDC4A"],"itemData":{"id":689,"type":"paper-conference","citation-key":"hartmannNouveauProcedeDablation1921","event-place":"Strasbourg,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6F1D1D">
        <w:rPr>
          <w:rPrChange w:id="74" w:author="Thomas Husson" w:date="2025-11-27T10:57:00Z">
            <w:rPr>
              <w:lang w:val="en-CA"/>
            </w:rPr>
          </w:rPrChange>
        </w:rPr>
        <w:t xml:space="preserve">laparoscopic </w:t>
      </w:r>
      <w:proofErr w:type="spellStart"/>
      <w:r w:rsidRPr="006F1D1D">
        <w:t>sigmoidectomy</w:t>
      </w:r>
      <w:proofErr w:type="spellEnd"/>
      <w:r w:rsidRPr="006F1D1D">
        <w:t xml:space="preserve">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 xml:space="preserve">the Open </w:t>
      </w:r>
      <w:proofErr w:type="spellStart"/>
      <w:r w:rsidR="005D61C1" w:rsidRPr="006F1D1D">
        <w:t>s</w:t>
      </w:r>
      <w:r w:rsidRPr="006F1D1D">
        <w:t>igmoidectomy</w:t>
      </w:r>
      <w:proofErr w:type="spellEnd"/>
      <w:r w:rsidRPr="006F1D1D">
        <w:t xml:space="preserve"> with a primary anastomosis with a </w:t>
      </w:r>
      <w:proofErr w:type="spellStart"/>
      <w:r w:rsidR="00C96B35" w:rsidRPr="006F1D1D">
        <w:t>d</w:t>
      </w:r>
      <w:r w:rsidR="00C96B35" w:rsidRPr="006F1D1D">
        <w:rPr>
          <w:rPrChange w:id="75" w:author="Thomas Husson" w:date="2025-11-27T10:57:00Z">
            <w:rPr>
              <w:lang w:val="en-CA"/>
            </w:rPr>
          </w:rPrChange>
        </w:rPr>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6F1D1D">
        <w:rPr>
          <w:rPrChange w:id="76" w:author="Thomas Husson" w:date="2025-11-27T10:57:00Z">
            <w:rPr>
              <w:lang w:val="en-CA"/>
            </w:rPr>
          </w:rPrChange>
        </w:rPr>
        <w:t>at</w:t>
      </w:r>
      <w:r w:rsidRPr="006F1D1D">
        <w:t xml:space="preserve"> the surgeon</w:t>
      </w:r>
      <w:r w:rsidR="00C96B35" w:rsidRPr="006F1D1D">
        <w:rPr>
          <w:rPrChange w:id="77" w:author="Thomas Husson" w:date="2025-11-27T10:57:00Z">
            <w:rPr>
              <w:lang w:val="en-CA"/>
            </w:rPr>
          </w:rPrChange>
        </w:rPr>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21280390"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r w:rsidR="00BB1940" w:rsidRPr="006F1D1D">
        <w:t>absolute</w:t>
      </w:r>
      <w:r w:rsidR="009E0715" w:rsidRPr="006F1D1D">
        <w:t xml:space="preserve"> differences </w:t>
      </w:r>
      <w:r w:rsidR="004D0EF1" w:rsidRPr="006F1D1D">
        <w:t xml:space="preserve">in propensity scores </w:t>
      </w:r>
      <w:r w:rsidR="003C5B4D" w:rsidRPr="006F1D1D">
        <w:fldChar w:fldCharType="begin"/>
      </w:r>
      <w:r w:rsidR="00967767">
        <w:instrText xml:space="preserve"> ADDIN ZOTERO_ITEM CSL_CITATION {"citationID":"M4DV0i9w","properties":{"formattedCitation":"\\super 26\\nosupersub{}","plainCitation":"26","noteIndex":0},"citationItems":[{"id":"OWaENubl/RHQOHJUv","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967767">
        <w:instrText xml:space="preserve"> ADDIN ZOTERO_ITEM CSL_CITATION {"citationID":"XZ0pZkDg","properties":{"formattedCitation":"\\super 26\\nosupersub{}","plainCitation":"26","noteIndex":0},"citationItems":[{"id":"OWaENubl/RHQOHJUv","uris":["http://zotero.org/users/local/jxnnuWlY/items/M8L5RVG7","http://zotero.org/users/6327427/items/M8L5RVG7"],"itemData":{"id":267,"type":"article-journal","abstract":"The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6146DDF2" w:rsidR="008B07D8" w:rsidRPr="006F1D1D" w:rsidRDefault="008B07D8" w:rsidP="008B07D8">
      <w:pPr>
        <w:spacing w:line="480" w:lineRule="auto"/>
        <w:ind w:right="419"/>
      </w:pPr>
      <w:r w:rsidRPr="006F1D1D">
        <w:t xml:space="preserve">A Cox proportional hazards model was used to compare </w:t>
      </w:r>
      <w:r w:rsidR="00C96B35" w:rsidRPr="006F1D1D">
        <w:rPr>
          <w:rPrChange w:id="78" w:author="Thomas Husson" w:date="2025-11-27T10:57:00Z">
            <w:rPr>
              <w:lang w:val="en-CA"/>
            </w:rPr>
          </w:rPrChange>
        </w:rPr>
        <w:t>24-month</w:t>
      </w:r>
      <w:r w:rsidRPr="006F1D1D">
        <w:t xml:space="preserve"> stoma-free survival between the two groups in the matched cohort. To account for the matched design, models were fitted using a robust sandwich variance estimator clustered on matched pairs</w:t>
      </w:r>
      <w:r w:rsidR="00550882">
        <w:t xml:space="preserve"> </w:t>
      </w:r>
      <w:r w:rsidR="00D03688" w:rsidRPr="006F1D1D">
        <w:fldChar w:fldCharType="begin"/>
      </w:r>
      <w:r w:rsidR="0083595F">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attack.","citation-key":"austinVarianceEstimationWhen2020","container-title":"Statistics in Medicine","DOI":"10.1002/sim.8502","ISSN":"0277-6715","issue":"11","journalAbbreviation":"Stat Med","page":"1623-1640","PMID":"32109319","PMCID":"PMC7217182","source":"PubMed Central","title":"Variance estimation when using propensity‐score matching with replacement with survival or time‐to‐event outcomes","volume":"39","author":[{"family":"Austin","given":"Peter C."},{"family":"Cafri","given":"Guy"}],"issued":{"date-parts":[["2020",5,20]]}}}],"schema":"https://github.com/citation-style-language/schema/raw/master/csl-citation.json"}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D85F96" w:rsidRDefault="0046311D">
      <w:pPr>
        <w:spacing w:line="480" w:lineRule="auto"/>
        <w:ind w:right="419"/>
        <w:rPr>
          <w:b/>
          <w:i/>
          <w:rPrChange w:id="79" w:author="Thomas Husson" w:date="2026-01-07T12:16:00Z">
            <w:rPr>
              <w:b/>
            </w:rPr>
          </w:rPrChange>
        </w:rPr>
        <w:pPrChange w:id="80" w:author="Thomas Husson" w:date="2026-01-07T12:16:00Z">
          <w:pPr>
            <w:pBdr>
              <w:top w:val="nil"/>
              <w:left w:val="nil"/>
              <w:bottom w:val="nil"/>
              <w:right w:val="nil"/>
              <w:between w:val="nil"/>
            </w:pBdr>
            <w:spacing w:line="480" w:lineRule="auto"/>
            <w:ind w:right="419"/>
          </w:pPr>
        </w:pPrChange>
      </w:pPr>
      <w:r w:rsidRPr="006F1D1D">
        <w:rPr>
          <w:b/>
          <w:i/>
        </w:rPr>
        <w:t xml:space="preserve">Preoperative characteristics </w:t>
      </w:r>
    </w:p>
    <w:p w14:paraId="001348D4" w14:textId="209F2972"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35E8DDA2"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roofErr w:type="gramStart"/>
      <w:r w:rsidRPr="0046311D">
        <w:rPr>
          <w:bCs/>
        </w:rPr>
        <w:t>).</w:t>
      </w:r>
      <w:ins w:id="81" w:author="Thomas Husson" w:date="2025-11-27T10:59:00Z">
        <w:r w:rsidR="00EC0730" w:rsidRPr="0046311D">
          <w:rPr>
            <w:lang w:val="en-GB"/>
          </w:rPr>
          <w:t>Flowchart</w:t>
        </w:r>
        <w:proofErr w:type="gramEnd"/>
        <w:r w:rsidR="00EC0730" w:rsidRPr="0046311D">
          <w:rPr>
            <w:lang w:val="en-GB"/>
          </w:rPr>
          <w:t xml:space="preserve"> + </w:t>
        </w:r>
        <w:proofErr w:type="spellStart"/>
        <w:r w:rsidR="00EC0730" w:rsidRPr="0046311D">
          <w:rPr>
            <w:lang w:val="en-GB"/>
          </w:rPr>
          <w:t>quels</w:t>
        </w:r>
        <w:proofErr w:type="spellEnd"/>
        <w:r w:rsidR="00EC0730" w:rsidRPr="0046311D">
          <w:rPr>
            <w:lang w:val="en-GB"/>
          </w:rPr>
          <w:t xml:space="preserve"> patients</w:t>
        </w:r>
        <w:r w:rsidR="00EC0730">
          <w:rPr>
            <w:b/>
            <w:i/>
          </w:rPr>
          <w:t>Tableau 1</w:t>
        </w:r>
      </w:ins>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4F9A49D8" w:rsidR="0046311D" w:rsidRPr="0046311D" w:rsidRDefault="0046311D" w:rsidP="0046311D">
      <w:pPr>
        <w:spacing w:line="480" w:lineRule="auto"/>
        <w:ind w:right="419"/>
        <w:rPr>
          <w:bCs/>
          <w:iCs/>
        </w:rPr>
      </w:pPr>
      <w:r w:rsidRPr="0046311D">
        <w:rPr>
          <w:bCs/>
          <w:iCs/>
        </w:rPr>
        <w:t xml:space="preserve">In the propensity score–matched </w:t>
      </w:r>
      <w:r w:rsidR="001D2F64">
        <w:rPr>
          <w:bCs/>
          <w:iCs/>
        </w:rPr>
        <w:t>(PSM</w:t>
      </w:r>
      <w:del w:id="82" w:author="MARIANI Antoine" w:date="2025-12-16T17:54:00Z">
        <w:r w:rsidR="001D2F64" w:rsidDel="001D2F64">
          <w:rPr>
            <w:bCs/>
            <w:iCs/>
          </w:rPr>
          <w:delText>)</w:delText>
        </w:r>
      </w:del>
      <w:r w:rsidR="001D2F64">
        <w:rPr>
          <w:bCs/>
          <w:iCs/>
        </w:rPr>
        <w:t xml:space="preserve"> </w:t>
      </w:r>
      <w:r w:rsidRPr="0046311D">
        <w:rPr>
          <w:bCs/>
          <w:iCs/>
        </w:rPr>
        <w:t xml:space="preserve">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1439C355" w:rsidR="00297ED9" w:rsidRPr="0046311D" w:rsidRDefault="0046311D" w:rsidP="00297ED9">
      <w:pPr>
        <w:spacing w:line="480" w:lineRule="auto"/>
        <w:ind w:right="419"/>
        <w:rPr>
          <w:ins w:id="83" w:author="Thomas Husson" w:date="2025-11-27T10:59:00Z"/>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 xml:space="preserve">s division of the inferior </w:t>
      </w:r>
      <w:r w:rsidR="00A334DA" w:rsidRPr="00A334DA">
        <w:rPr>
          <w:bCs/>
          <w:iCs/>
        </w:rPr>
        <w:lastRenderedPageBreak/>
        <w:t>mesenteric artery proximal to the origin of the left colic artery</w:t>
      </w:r>
      <w:r w:rsidR="00A334DA">
        <w:rPr>
          <w:bCs/>
          <w:iCs/>
        </w:rPr>
        <w:t xml:space="preserve"> </w:t>
      </w:r>
      <w:r w:rsidR="00A334DA">
        <w:rPr>
          <w:bCs/>
          <w:iCs/>
        </w:rPr>
        <w:fldChar w:fldCharType="begin"/>
      </w:r>
      <w:r w:rsidR="0083595F">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rectosigmoid.","citation-key":"pezimSurvivalHighLow1984","container-title":"Annals of Surgery","DOI":"10.1097/00000658-198412000-00010","ISSN":"0003-4932","issue":"6","journalAbbreviation":"Ann Surg","page":"729-733","PMID":"6508403","PMCID":"PMC1250590","source":"PubMed Central","title":"Survival after high or low ligation of the inferior mesenteric artery during curative surgery for rectal cancer.","volume":"200","author":[{"family":"Pezim","given":"M E"},{"family":"Nicholls","given":"R J"}],"issued":{"date-parts":[["1984",12]]}}}],"schema":"https://github.com/citation-style-language/schema/raw/master/csl-citation.json"}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anastomosis was performed exclusively in the OPA group, most commonly as a latero-lateral configuration (59%), </w:t>
      </w:r>
      <w:del w:id="84" w:author="MARIANI Antoine" w:date="2025-12-16T17:56:00Z">
        <w:r w:rsidRPr="0046311D" w:rsidDel="001D2F64">
          <w:rPr>
            <w:bCs/>
            <w:iCs/>
          </w:rPr>
          <w:delText xml:space="preserve">followed by termino-terminal anastomosis (32%). </w:delText>
        </w:r>
      </w:del>
      <w:r w:rsidRPr="0046311D">
        <w:rPr>
          <w:bCs/>
          <w:iCs/>
        </w:rPr>
        <w:t>Intraoperative transfusion rates were low and comparable between groups (3.3% vs 4.3%, p &gt; 0.9).</w:t>
      </w:r>
      <w:r w:rsidR="00297ED9">
        <w:rPr>
          <w:bCs/>
          <w:iCs/>
        </w:rPr>
        <w:t xml:space="preserve"> </w:t>
      </w:r>
    </w:p>
    <w:p w14:paraId="5BFA6821" w14:textId="3ABFFC2A" w:rsidR="00EC0730" w:rsidRPr="006F1D1D" w:rsidRDefault="00EC0730" w:rsidP="00297ED9">
      <w:pPr>
        <w:spacing w:line="480" w:lineRule="auto"/>
        <w:ind w:right="419"/>
        <w:rPr>
          <w:b/>
          <w:i/>
        </w:rPr>
      </w:pPr>
      <w:ins w:id="85" w:author="Thomas Husson" w:date="2025-11-27T10:59:00Z">
        <w:r>
          <w:rPr>
            <w:b/>
            <w:i/>
          </w:rPr>
          <w:t>T</w:t>
        </w:r>
      </w:ins>
      <w:ins w:id="86" w:author="Thomas Husson" w:date="2025-11-27T11:00:00Z">
        <w:r>
          <w:rPr>
            <w:b/>
            <w:i/>
          </w:rPr>
          <w:t>ableau 2</w:t>
        </w:r>
      </w:ins>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3470E403" w:rsidR="00A334DA" w:rsidRPr="00A334DA" w:rsidRDefault="00A334DA" w:rsidP="00A334DA">
      <w:pPr>
        <w:spacing w:line="480" w:lineRule="auto"/>
        <w:ind w:right="419"/>
        <w:rPr>
          <w:bCs/>
          <w:iCs/>
        </w:rPr>
      </w:pPr>
      <w:r w:rsidRPr="00A334DA">
        <w:rPr>
          <w:bCs/>
          <w:iCs/>
        </w:rPr>
        <w:t xml:space="preserve">Postoperative outcomes </w:t>
      </w:r>
      <w:del w:id="87" w:author="MARIANI Antoine" w:date="2025-12-16T17:57:00Z">
        <w:r w:rsidRPr="00A334DA" w:rsidDel="001D2F64">
          <w:rPr>
            <w:bCs/>
            <w:iCs/>
          </w:rPr>
          <w:delText xml:space="preserve">in the propensity score–matched cohort </w:delText>
        </w:r>
      </w:del>
      <w:r w:rsidRPr="00A334DA">
        <w:rPr>
          <w:bCs/>
          <w:iCs/>
        </w:rPr>
        <w:t xml:space="preserve">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w:t>
      </w:r>
      <w:r w:rsidR="001D2F64" w:rsidRPr="00A334DA">
        <w:rPr>
          <w:bCs/>
          <w:iCs/>
        </w:rPr>
        <w:t xml:space="preserve">significantly </w:t>
      </w:r>
      <w:r w:rsidRPr="00A334DA">
        <w:rPr>
          <w:bCs/>
          <w:iCs/>
        </w:rPr>
        <w:t xml:space="preserve">differ </w:t>
      </w:r>
      <w:del w:id="88" w:author="MARIANI Antoine" w:date="2025-12-16T17:57:00Z">
        <w:r w:rsidRPr="00A334DA" w:rsidDel="001D2F64">
          <w:rPr>
            <w:bCs/>
            <w:iCs/>
          </w:rPr>
          <w:delText xml:space="preserve">significantly </w:delText>
        </w:r>
      </w:del>
      <w:r w:rsidRPr="00A334DA">
        <w:rPr>
          <w:bCs/>
          <w:iCs/>
        </w:rPr>
        <w:t>(5.0% vs 3.0%, p = 0.5), nor did the rate of intensive care unit admission (16% vs 11%, p = 0.3).</w:t>
      </w:r>
    </w:p>
    <w:p w14:paraId="3A7A039C" w14:textId="55C212A5" w:rsidR="00A334DA" w:rsidDel="009A5D64" w:rsidRDefault="00A334DA" w:rsidP="009A5D64">
      <w:pPr>
        <w:spacing w:line="480" w:lineRule="auto"/>
        <w:ind w:right="419"/>
        <w:rPr>
          <w:del w:id="89" w:author="Thomas Husson" w:date="2026-01-13T08:38:00Z" w16du:dateUtc="2026-01-13T07:38:00Z"/>
          <w:bCs/>
          <w:iCs/>
        </w:rPr>
        <w:pPrChange w:id="90" w:author="Thomas Husson" w:date="2026-01-13T08:38:00Z" w16du:dateUtc="2026-01-13T07:38:00Z">
          <w:pPr>
            <w:spacing w:line="480" w:lineRule="auto"/>
            <w:ind w:right="419"/>
          </w:pPr>
        </w:pPrChange>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–Dindo &gt;2) occurred</w:t>
      </w:r>
      <w:del w:id="91" w:author="MARIANI Antoine" w:date="2025-12-16T17:57:00Z">
        <w:r w:rsidRPr="00A334DA" w:rsidDel="001D2F64">
          <w:rPr>
            <w:bCs/>
            <w:iCs/>
          </w:rPr>
          <w:delText xml:space="preserve"> </w:delText>
        </w:r>
        <w:r w:rsidDel="001D2F64">
          <w:rPr>
            <w:bCs/>
            <w:iCs/>
          </w:rPr>
          <w:delText>at comparable rates</w:delText>
        </w:r>
      </w:del>
      <w:ins w:id="92" w:author="Thomas Husson" w:date="2026-01-13T08:38:00Z" w16du:dateUtc="2026-01-13T07:38:00Z">
        <w:r w:rsidR="009A5D64">
          <w:rPr>
            <w:bCs/>
            <w:iCs/>
          </w:rPr>
          <w:t xml:space="preserve"> </w:t>
        </w:r>
      </w:ins>
      <w:del w:id="93" w:author="Thomas Husson" w:date="2026-01-13T08:38:00Z" w16du:dateUtc="2026-01-13T07:38:00Z">
        <w:r w:rsidDel="009A5D64">
          <w:rPr>
            <w:bCs/>
            <w:iCs/>
          </w:rPr>
          <w:delText xml:space="preserve">, </w:delText>
        </w:r>
      </w:del>
      <w:r w:rsidRPr="00A334DA">
        <w:rPr>
          <w:bCs/>
          <w:iCs/>
        </w:rPr>
        <w:t xml:space="preserve">in 27% of patients in the LHP group and 26% in the OPA group (p &gt; 0.9). Rates of intraperitoneal abscess were comparable (7.1% vs 9.0%, p = 0.6). Anastomotic leakage was observed </w:t>
      </w:r>
      <w:r w:rsidR="001D2F64">
        <w:rPr>
          <w:bCs/>
          <w:iCs/>
        </w:rPr>
        <w:t xml:space="preserve">in 8 patients (8%) </w:t>
      </w:r>
      <w:r w:rsidRPr="00A334DA">
        <w:rPr>
          <w:bCs/>
          <w:iCs/>
        </w:rPr>
        <w:t>in the OPA group</w:t>
      </w:r>
      <w:ins w:id="94" w:author="Thomas Husson" w:date="2026-01-13T08:37:00Z" w16du:dateUtc="2026-01-13T07:37:00Z">
        <w:r w:rsidR="009A5D64">
          <w:rPr>
            <w:bCs/>
            <w:iCs/>
          </w:rPr>
          <w:t>/ Reintervention rates, median length of stay and thirty-day readmission rate</w:t>
        </w:r>
      </w:ins>
      <w:ins w:id="95" w:author="Thomas Husson" w:date="2026-01-13T08:38:00Z" w16du:dateUtc="2026-01-13T07:38:00Z">
        <w:r w:rsidR="009A5D64">
          <w:rPr>
            <w:bCs/>
            <w:iCs/>
          </w:rPr>
          <w:t xml:space="preserve">s were comparable. </w:t>
        </w:r>
      </w:ins>
      <w:del w:id="96" w:author="Thomas Husson" w:date="2026-01-13T08:37:00Z" w16du:dateUtc="2026-01-13T07:37:00Z">
        <w:r w:rsidRPr="00A334DA" w:rsidDel="009A5D64">
          <w:rPr>
            <w:bCs/>
            <w:iCs/>
          </w:rPr>
          <w:delText xml:space="preserve"> </w:delText>
        </w:r>
      </w:del>
      <w:del w:id="97" w:author="MARIANI Antoine" w:date="2025-12-16T17:58:00Z">
        <w:r w:rsidRPr="00A334DA" w:rsidDel="001D2F64">
          <w:rPr>
            <w:bCs/>
            <w:iCs/>
          </w:rPr>
          <w:delText>(8.</w:delText>
        </w:r>
        <w:commentRangeStart w:id="98"/>
        <w:r w:rsidRPr="00A334DA" w:rsidDel="001D2F64">
          <w:rPr>
            <w:bCs/>
            <w:iCs/>
          </w:rPr>
          <w:delText>0</w:delText>
        </w:r>
      </w:del>
      <w:commentRangeEnd w:id="98"/>
      <w:r w:rsidR="00DA3CA4">
        <w:rPr>
          <w:rStyle w:val="CommentReference"/>
        </w:rPr>
        <w:commentReference w:id="98"/>
      </w:r>
    </w:p>
    <w:p w14:paraId="5A1EF72F" w14:textId="5F725761" w:rsidR="00DA3CA4" w:rsidRPr="00A334DA" w:rsidDel="009A5D64" w:rsidRDefault="00DA3CA4" w:rsidP="009A5D64">
      <w:pPr>
        <w:spacing w:line="480" w:lineRule="auto"/>
        <w:ind w:right="419"/>
        <w:rPr>
          <w:del w:id="99" w:author="Thomas Husson" w:date="2026-01-13T08:38:00Z" w16du:dateUtc="2026-01-13T07:38:00Z"/>
          <w:bCs/>
          <w:iCs/>
        </w:rPr>
        <w:pPrChange w:id="100" w:author="Thomas Husson" w:date="2026-01-13T08:38:00Z" w16du:dateUtc="2026-01-13T07:38:00Z">
          <w:pPr>
            <w:spacing w:line="480" w:lineRule="auto"/>
            <w:ind w:right="419"/>
          </w:pPr>
        </w:pPrChange>
      </w:pPr>
    </w:p>
    <w:p w14:paraId="13253D8D" w14:textId="7A83E125" w:rsidR="00A334DA" w:rsidRPr="00A334DA" w:rsidRDefault="00A334DA" w:rsidP="009A5D64">
      <w:pPr>
        <w:spacing w:line="480" w:lineRule="auto"/>
        <w:ind w:right="419"/>
        <w:rPr>
          <w:bCs/>
          <w:iCs/>
        </w:rPr>
      </w:pPr>
      <w:del w:id="101" w:author="Thomas Husson" w:date="2026-01-13T08:38:00Z" w16du:dateUtc="2026-01-13T07:38:00Z">
        <w:r w:rsidRPr="00A334DA" w:rsidDel="009A5D64">
          <w:rPr>
            <w:bCs/>
            <w:iCs/>
          </w:rPr>
          <w:delText xml:space="preserve">Reintervention rates did not differ significantly between groups (10% vs 16%, p = 0.2), with similar delays to reoperation. Median length of hospital stay tended to be longer after LHP (12 [8–19] vs 10 [8–16] days), although this difference </w:delText>
        </w:r>
        <w:r w:rsidDel="009A5D64">
          <w:rPr>
            <w:bCs/>
            <w:iCs/>
          </w:rPr>
          <w:delText xml:space="preserve">was not statistically significant </w:delText>
        </w:r>
        <w:r w:rsidRPr="00A334DA" w:rsidDel="009A5D64">
          <w:rPr>
            <w:bCs/>
            <w:iCs/>
          </w:rPr>
          <w:delText>(p = 0.095). Thirty-day readmission rates were comparable (16% vs 21%, p = 0.5).</w:delText>
        </w:r>
      </w:del>
    </w:p>
    <w:p w14:paraId="5F8279F5" w14:textId="5D84675A" w:rsidR="00A334DA" w:rsidRPr="00A334DA" w:rsidRDefault="00A334DA" w:rsidP="00A334DA">
      <w:pPr>
        <w:spacing w:line="480" w:lineRule="auto"/>
        <w:ind w:right="419"/>
        <w:rPr>
          <w:ins w:id="102" w:author="Thomas Husson" w:date="2025-11-27T11:00:00Z"/>
          <w:bCs/>
          <w:iCs/>
        </w:rPr>
      </w:pPr>
      <w:r w:rsidRPr="00A334DA">
        <w:rPr>
          <w:bCs/>
          <w:iCs/>
        </w:rPr>
        <w:t xml:space="preserve">Longer-term postoperative events, including incisional hernia (21% vs 23%), anastomotic stenosis, and recurrence of diverticulitis, </w:t>
      </w:r>
      <w:r w:rsidR="00DA3CA4">
        <w:rPr>
          <w:bCs/>
          <w:iCs/>
        </w:rPr>
        <w:t xml:space="preserve">were not significantly different between </w:t>
      </w:r>
      <w:proofErr w:type="gramStart"/>
      <w:r w:rsidR="00DA3CA4">
        <w:rPr>
          <w:bCs/>
          <w:iCs/>
        </w:rPr>
        <w:t>groups</w:t>
      </w:r>
      <w:r w:rsidRPr="00A334DA">
        <w:rPr>
          <w:bCs/>
          <w:iCs/>
        </w:rPr>
        <w:t>,.</w:t>
      </w:r>
      <w:proofErr w:type="gramEnd"/>
    </w:p>
    <w:p w14:paraId="14135FA4" w14:textId="58FEA94A" w:rsidR="00EC0730" w:rsidRPr="006F1D1D" w:rsidRDefault="00EC0730" w:rsidP="00145006">
      <w:pPr>
        <w:spacing w:line="480" w:lineRule="auto"/>
        <w:ind w:right="419"/>
      </w:pPr>
      <w:ins w:id="103" w:author="Thomas Husson" w:date="2025-11-27T11:00:00Z">
        <w:r>
          <w:rPr>
            <w:b/>
            <w:i/>
          </w:rPr>
          <w:t>Tableau 3</w:t>
        </w:r>
      </w:ins>
    </w:p>
    <w:p w14:paraId="0C6893C8" w14:textId="0FCE6057" w:rsidR="00451979" w:rsidRDefault="008B07D8" w:rsidP="00145006">
      <w:pPr>
        <w:spacing w:line="480" w:lineRule="auto"/>
        <w:ind w:right="419"/>
        <w:rPr>
          <w:b/>
          <w:i/>
          <w:iCs/>
        </w:rPr>
      </w:pPr>
      <w:r w:rsidRPr="006F1D1D">
        <w:rPr>
          <w:b/>
          <w:i/>
          <w:iCs/>
        </w:rPr>
        <w:t>Stoma</w:t>
      </w:r>
      <w:r w:rsidR="00BB1940">
        <w:rPr>
          <w:b/>
          <w:i/>
          <w:iCs/>
        </w:rPr>
        <w:t>-</w:t>
      </w:r>
      <w:r w:rsidRPr="006F1D1D">
        <w:rPr>
          <w:b/>
          <w:i/>
          <w:iCs/>
        </w:rPr>
        <w:t>Free Survival</w:t>
      </w:r>
    </w:p>
    <w:p w14:paraId="73517A4A" w14:textId="35C1C680" w:rsidR="00290B1D" w:rsidRDefault="00290B1D" w:rsidP="00145006">
      <w:pPr>
        <w:spacing w:line="480" w:lineRule="auto"/>
        <w:ind w:right="419"/>
        <w:rPr>
          <w:bCs/>
        </w:rPr>
      </w:pPr>
      <w:moveFromRangeStart w:id="104" w:author="Thomas Husson" w:date="2026-01-13T08:39:00Z" w:name="move219185977"/>
      <w:moveFrom w:id="105" w:author="Thomas Husson" w:date="2026-01-13T08:39:00Z" w16du:dateUtc="2026-01-13T07:39:00Z">
        <w:r w:rsidRPr="00290B1D" w:rsidDel="009A5D64">
          <w:rPr>
            <w:bCs/>
          </w:rPr>
          <w:t xml:space="preserve"> (Figure 1). </w:t>
        </w:r>
      </w:moveFrom>
      <w:moveFromRangeEnd w:id="104"/>
      <w:r w:rsidRPr="00290B1D">
        <w:rPr>
          <w:bCs/>
        </w:rPr>
        <w:t>At 24 months, the probability of being stoma-free was higher in the OPA group than in the LHP group (88% vs 70%, respectively; stratified log-rank p &lt; 0.0001)</w:t>
      </w:r>
      <w:ins w:id="106" w:author="Thomas Husson" w:date="2026-01-13T08:39:00Z" w16du:dateUtc="2026-01-13T07:39:00Z">
        <w:r w:rsidR="009A5D64">
          <w:rPr>
            <w:bCs/>
          </w:rPr>
          <w:t xml:space="preserve"> </w:t>
        </w:r>
      </w:ins>
      <w:moveToRangeStart w:id="107" w:author="Thomas Husson" w:date="2026-01-13T08:39:00Z" w:name="move219185977"/>
      <w:moveTo w:id="108" w:author="Thomas Husson" w:date="2026-01-13T08:39:00Z" w16du:dateUtc="2026-01-13T07:39:00Z">
        <w:r w:rsidR="009A5D64" w:rsidRPr="00290B1D">
          <w:rPr>
            <w:bCs/>
          </w:rPr>
          <w:t>(Figure 1)</w:t>
        </w:r>
        <w:del w:id="109" w:author="Thomas Husson" w:date="2026-01-13T08:39:00Z" w16du:dateUtc="2026-01-13T07:39:00Z">
          <w:r w:rsidR="009A5D64" w:rsidRPr="00290B1D" w:rsidDel="009A5D64">
            <w:rPr>
              <w:bCs/>
            </w:rPr>
            <w:delText>.</w:delText>
          </w:r>
        </w:del>
      </w:moveTo>
      <w:moveToRangeEnd w:id="107"/>
      <w:r w:rsidRPr="00290B1D">
        <w:rPr>
          <w:bCs/>
        </w:rPr>
        <w:t xml:space="preserve">. The median follow-up duration, estimated using the reverse Kaplan–Meier method, was </w:t>
      </w:r>
      <w:r w:rsidRPr="00290B1D">
        <w:rPr>
          <w:bCs/>
        </w:rPr>
        <w:lastRenderedPageBreak/>
        <w:t>671 days in the LHP group and 390 days in the OPA group. In the Cox proportional hazards model accounting for the matched design with robust standard errors, OPA was associated with a significantly higher rate of stoma closure compared with LHP (HR = 1.84, 95% CI 1.39–2.44; p &lt; 0.001), corresponding to a shorter time to stoma-free status (Table 4).</w:t>
      </w:r>
    </w:p>
    <w:p w14:paraId="0CCB9EBA" w14:textId="7FD511DB"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del w:id="110" w:author="Thomas Husson" w:date="2026-01-13T08:39:00Z" w16du:dateUtc="2026-01-13T07:39:00Z">
        <w:r w:rsidRPr="00F10064" w:rsidDel="009A5D64">
          <w:rPr>
            <w:bCs/>
          </w:rPr>
          <w:delText>.</w:delText>
        </w:r>
      </w:del>
    </w:p>
    <w:p w14:paraId="53CC90FD" w14:textId="77777777" w:rsidR="00636B3C" w:rsidRPr="006F1D1D" w:rsidRDefault="00636B3C">
      <w:pPr>
        <w:rPr>
          <w:b/>
        </w:rPr>
      </w:pPr>
      <w:r w:rsidRPr="006F1D1D">
        <w:rPr>
          <w:b/>
        </w:rPr>
        <w:br w:type="page"/>
      </w:r>
    </w:p>
    <w:p w14:paraId="6B61FC1D" w14:textId="14E1D94E" w:rsidR="009A5D64" w:rsidRPr="00967767" w:rsidRDefault="004D0EF1" w:rsidP="009A5D64">
      <w:pPr>
        <w:spacing w:line="480" w:lineRule="auto"/>
        <w:ind w:right="419"/>
        <w:rPr>
          <w:ins w:id="111" w:author="Thomas Husson" w:date="2026-01-13T08:39:00Z"/>
          <w:b/>
          <w:lang w:val="en-GB"/>
          <w:rPrChange w:id="112" w:author="Thomas Husson" w:date="2026-01-13T08:43:00Z" w16du:dateUtc="2026-01-13T07:43:00Z">
            <w:rPr>
              <w:ins w:id="113" w:author="Thomas Husson" w:date="2026-01-13T08:39:00Z"/>
              <w:b/>
              <w:lang w:val="en-FR"/>
            </w:rPr>
          </w:rPrChange>
        </w:rPr>
      </w:pPr>
      <w:r w:rsidRPr="00967767">
        <w:rPr>
          <w:b/>
          <w:lang w:val="en-GB"/>
          <w:rPrChange w:id="114" w:author="Thomas Husson" w:date="2026-01-07T06:41:00Z">
            <w:rPr>
              <w:b/>
            </w:rPr>
          </w:rPrChange>
        </w:rPr>
        <w:lastRenderedPageBreak/>
        <w:t>Discussion</w:t>
      </w:r>
    </w:p>
    <w:p w14:paraId="6C3AF8E7" w14:textId="2FAEBC81" w:rsidR="00CC07E9" w:rsidRPr="00CC07E9" w:rsidRDefault="00CC07E9" w:rsidP="00CC07E9">
      <w:pPr>
        <w:spacing w:line="480" w:lineRule="auto"/>
        <w:ind w:right="419" w:firstLine="720"/>
        <w:rPr>
          <w:ins w:id="115" w:author="Thomas Husson" w:date="2026-01-13T09:06:00Z"/>
          <w:bCs/>
          <w:lang w:val="en-FR"/>
          <w:rPrChange w:id="116" w:author="Thomas Husson" w:date="2026-01-13T09:09:00Z" w16du:dateUtc="2026-01-13T08:09:00Z">
            <w:rPr>
              <w:ins w:id="117" w:author="Thomas Husson" w:date="2026-01-13T09:06:00Z"/>
              <w:b/>
              <w:lang w:val="en-FR"/>
            </w:rPr>
          </w:rPrChange>
        </w:rPr>
        <w:pPrChange w:id="118" w:author="Thomas Husson" w:date="2026-01-13T09:06:00Z" w16du:dateUtc="2026-01-13T08:06:00Z">
          <w:pPr>
            <w:spacing w:line="480" w:lineRule="auto"/>
            <w:ind w:right="419"/>
          </w:pPr>
        </w:pPrChange>
      </w:pPr>
      <w:ins w:id="119" w:author="Thomas Husson" w:date="2026-01-13T09:06:00Z">
        <w:r w:rsidRPr="00CC07E9">
          <w:rPr>
            <w:bCs/>
            <w:lang w:val="en-FR"/>
            <w:rPrChange w:id="120" w:author="Thomas Husson" w:date="2026-01-13T09:09:00Z" w16du:dateUtc="2026-01-13T08:09:00Z">
              <w:rPr>
                <w:b/>
                <w:lang w:val="en-FR"/>
              </w:rPr>
            </w:rPrChange>
          </w:rPr>
          <w:t xml:space="preserve">The present study assessed the role of laparoscopic Hartmann’s procedure (LHP) for acute perforated sigmoid diverticulitis with generalized peritonitis (Hinchey III–IV), using open sigmoid resection with primary anastomosis and diverting ileostomy (OPA) as the reference strategy. </w:t>
        </w:r>
      </w:ins>
    </w:p>
    <w:p w14:paraId="2D6BA843" w14:textId="3B728F70" w:rsidR="00CC07E9" w:rsidRDefault="00CC07E9" w:rsidP="00CC07E9">
      <w:pPr>
        <w:spacing w:line="480" w:lineRule="auto"/>
        <w:ind w:right="419" w:firstLine="720"/>
        <w:rPr>
          <w:bCs/>
          <w:lang w:val="en-FR"/>
        </w:rPr>
      </w:pPr>
      <w:ins w:id="121" w:author="Thomas Husson" w:date="2026-01-13T09:06:00Z">
        <w:r w:rsidRPr="00CC07E9">
          <w:rPr>
            <w:bCs/>
            <w:lang w:val="en-FR"/>
            <w:rPrChange w:id="122" w:author="Thomas Husson" w:date="2026-01-13T09:09:00Z" w16du:dateUtc="2026-01-13T08:09:00Z">
              <w:rPr>
                <w:b/>
                <w:lang w:val="en-FR"/>
              </w:rPr>
            </w:rPrChange>
          </w:rPr>
          <w:t xml:space="preserve">The main finding of this propensity score–matched comparison is that long-term stoma-free survival was lower after LHP than after OPA, despite similar short-term outcomes. At 24 months, the probability of being stoma-free was 88% in the OPA group versus 70% in the LHP group (log-rank p &lt; 0.0001). In time-to-event analysis, </w:t>
        </w:r>
      </w:ins>
      <w:r w:rsidR="00BE5412">
        <w:rPr>
          <w:bCs/>
          <w:lang w:val="en-FR"/>
        </w:rPr>
        <w:t>OPA</w:t>
      </w:r>
      <w:ins w:id="123" w:author="Thomas Husson" w:date="2026-01-13T09:06:00Z">
        <w:r w:rsidRPr="00CC07E9">
          <w:rPr>
            <w:bCs/>
            <w:lang w:val="en-FR"/>
            <w:rPrChange w:id="124" w:author="Thomas Husson" w:date="2026-01-13T09:09:00Z" w16du:dateUtc="2026-01-13T08:09:00Z">
              <w:rPr>
                <w:b/>
                <w:lang w:val="en-FR"/>
              </w:rPr>
            </w:rPrChange>
          </w:rPr>
          <w:t xml:space="preserve"> was associated with a </w:t>
        </w:r>
      </w:ins>
      <w:r w:rsidR="00BE5412">
        <w:rPr>
          <w:bCs/>
          <w:lang w:val="en-FR"/>
        </w:rPr>
        <w:t>higher</w:t>
      </w:r>
      <w:ins w:id="125" w:author="Thomas Husson" w:date="2026-01-13T09:06:00Z">
        <w:r w:rsidRPr="00CC07E9">
          <w:rPr>
            <w:bCs/>
            <w:lang w:val="en-FR"/>
            <w:rPrChange w:id="126" w:author="Thomas Husson" w:date="2026-01-13T09:09:00Z" w16du:dateUtc="2026-01-13T08:09:00Z">
              <w:rPr>
                <w:b/>
                <w:lang w:val="en-FR"/>
              </w:rPr>
            </w:rPrChange>
          </w:rPr>
          <w:t xml:space="preserve"> rate of stoma closure compared with </w:t>
        </w:r>
      </w:ins>
      <w:r w:rsidR="00BE5412">
        <w:rPr>
          <w:bCs/>
          <w:lang w:val="en-FR"/>
        </w:rPr>
        <w:t>LHP</w:t>
      </w:r>
      <w:ins w:id="127" w:author="Thomas Husson" w:date="2026-01-13T09:06:00Z">
        <w:r w:rsidRPr="00CC07E9">
          <w:rPr>
            <w:bCs/>
            <w:lang w:val="en-FR"/>
            <w:rPrChange w:id="128" w:author="Thomas Husson" w:date="2026-01-13T09:09:00Z" w16du:dateUtc="2026-01-13T08:09:00Z">
              <w:rPr>
                <w:b/>
                <w:lang w:val="en-FR"/>
              </w:rPr>
            </w:rPrChange>
          </w:rPr>
          <w:t xml:space="preserve"> (HR 1.84, 95% CI 1.39–2.44; p &lt; 0.001), corresponding to a </w:t>
        </w:r>
      </w:ins>
      <w:r w:rsidR="00BE5412">
        <w:rPr>
          <w:bCs/>
          <w:lang w:val="en-FR"/>
        </w:rPr>
        <w:t>shorter</w:t>
      </w:r>
      <w:ins w:id="129" w:author="Thomas Husson" w:date="2026-01-13T09:06:00Z">
        <w:r w:rsidRPr="00CC07E9">
          <w:rPr>
            <w:bCs/>
            <w:lang w:val="en-FR"/>
            <w:rPrChange w:id="130" w:author="Thomas Husson" w:date="2026-01-13T09:09:00Z" w16du:dateUtc="2026-01-13T08:09:00Z">
              <w:rPr>
                <w:b/>
                <w:lang w:val="en-FR"/>
              </w:rPr>
            </w:rPrChange>
          </w:rPr>
          <w:t xml:space="preserve"> time to stoma-free status.</w:t>
        </w:r>
        <w:r w:rsidRPr="00CC07E9">
          <w:rPr>
            <w:b/>
            <w:lang w:val="en-FR"/>
          </w:rPr>
          <w:t xml:space="preserve"> </w:t>
        </w:r>
      </w:ins>
      <w:ins w:id="131" w:author="Thomas Husson" w:date="2026-01-13T09:18:00Z" w16du:dateUtc="2026-01-13T08:18:00Z">
        <w:r w:rsidR="00164743" w:rsidRPr="00164743">
          <w:rPr>
            <w:bCs/>
            <w:lang w:val="en-FR"/>
            <w:rPrChange w:id="132" w:author="Thomas Husson" w:date="2026-01-13T09:19:00Z" w16du:dateUtc="2026-01-13T08:19:00Z">
              <w:rPr>
                <w:b/>
                <w:lang w:val="en-FR"/>
              </w:rPr>
            </w:rPrChange>
          </w:rPr>
          <w:t>These findings indicate that a minimally invasive approach does not overcome the intrinsic limitations of a non-restorative strategy.</w:t>
        </w:r>
      </w:ins>
    </w:p>
    <w:p w14:paraId="319E21E9" w14:textId="50643B87" w:rsidR="00BE5412" w:rsidRDefault="00BE5412" w:rsidP="00164743">
      <w:pPr>
        <w:spacing w:line="480" w:lineRule="auto"/>
        <w:ind w:right="419" w:firstLine="720"/>
        <w:rPr>
          <w:bCs/>
          <w:lang w:val="en-FR"/>
        </w:rPr>
      </w:pPr>
      <w:r w:rsidRPr="00BE5412">
        <w:rPr>
          <w:bCs/>
          <w:lang w:val="en-FR"/>
        </w:rPr>
        <w:t xml:space="preserve">Randomized trials have established primary anastomosis as the preferred reconstructive strategy over Hartmann’s procedure for perforated diverticulitis with generalized peritonitis. In both the LADIES (DIVA arm) and DIVERTI trials, short-term outcomes were broadly comparable between strategies, whereas long-term stoma outcomes favored primary anastomosis </w:t>
      </w:r>
      <w:r>
        <w:rPr>
          <w:bCs/>
          <w:lang w:val="en-FR"/>
        </w:rPr>
        <w:fldChar w:fldCharType="begin"/>
      </w:r>
      <w:r>
        <w:rPr>
          <w:bCs/>
          <w:lang w:val="en-FR"/>
        </w:rPr>
        <w:instrText xml:space="preserve"> ADDIN ZOTERO_ITEM CSL_CITATION {"citationID":"Y4N7nYUd","properties":{"formattedCitation":"\\super 8,10\\nosupersub{}","plainCitation":"8,10","noteIndex":0},"citationItems":[{"id":764,"uris":["http://zotero.org/users/6327427/items/TZCS2ANU"],"itemData":{"id":764,"type":"article-journal","abstract":"BACKGROUND: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Buck","dropping-particle":"van"},{"family":"Nijs","given":"S."}],"issued":{"date-parts":[["2019",8,1]]}}}],"schema":"https://github.com/citation-style-language/schema/raw/master/csl-citation.json"} </w:instrText>
      </w:r>
      <w:r>
        <w:rPr>
          <w:bCs/>
          <w:lang w:val="en-FR"/>
        </w:rPr>
        <w:fldChar w:fldCharType="separate"/>
      </w:r>
      <w:r w:rsidRPr="0035560A">
        <w:rPr>
          <w:vertAlign w:val="superscript"/>
          <w:lang w:val="en-GB"/>
        </w:rPr>
        <w:t>8,10</w:t>
      </w:r>
      <w:r>
        <w:rPr>
          <w:bCs/>
          <w:lang w:val="en-FR"/>
        </w:rPr>
        <w:fldChar w:fldCharType="end"/>
      </w:r>
      <w:ins w:id="133" w:author="Thomas Husson" w:date="2026-01-13T09:30:00Z" w16du:dateUtc="2026-01-13T08:30:00Z">
        <w:r w:rsidRPr="0035560A">
          <w:rPr>
            <w:bCs/>
            <w:lang w:val="en-FR"/>
          </w:rPr>
          <w:t>.</w:t>
        </w:r>
      </w:ins>
      <w:r>
        <w:rPr>
          <w:bCs/>
          <w:lang w:val="en-FR"/>
        </w:rPr>
        <w:t xml:space="preserve"> </w:t>
      </w:r>
      <w:r w:rsidRPr="00BE5412">
        <w:rPr>
          <w:bCs/>
          <w:lang w:val="en-FR"/>
        </w:rPr>
        <w:t>However, these trials were not designed to assess surgical approach and did not report the proportion of laparoscopic Hartmann’s procedures; therefore, they do not address whether laparoscopy can mitigate the long-term limitations of a non-restorative strategy.</w:t>
      </w:r>
    </w:p>
    <w:p w14:paraId="654D2142" w14:textId="7C209CA7" w:rsidR="00BE5412" w:rsidRDefault="00BE5412" w:rsidP="00BE5412">
      <w:pPr>
        <w:spacing w:line="480" w:lineRule="auto"/>
        <w:ind w:right="419" w:firstLine="720"/>
        <w:rPr>
          <w:bCs/>
          <w:lang w:val="en-FR"/>
        </w:rPr>
      </w:pPr>
      <w:r w:rsidRPr="00BE5412">
        <w:rPr>
          <w:bCs/>
          <w:lang w:val="en-FR"/>
        </w:rPr>
        <w:t xml:space="preserve">Accordingly, we selected open primary anastomosis with diverting ileostomy as the reference strategy, as it reflects contemporary practice for stable patients with generalized peritonitis. Although omission of diversion has been proposed in selected cases, guidelines remain cautious and generally restrict unprotected anastomosis to </w:t>
      </w:r>
      <w:r w:rsidRPr="00BE5412">
        <w:rPr>
          <w:bCs/>
          <w:lang w:val="en-FR"/>
        </w:rPr>
        <w:lastRenderedPageBreak/>
        <w:t>highly selected patients</w:t>
      </w:r>
      <w:r>
        <w:rPr>
          <w:bCs/>
          <w:lang w:val="en-FR"/>
        </w:rPr>
        <w:t xml:space="preserve"> </w:t>
      </w:r>
      <w:r>
        <w:rPr>
          <w:bCs/>
          <w:lang w:val="en-FR"/>
        </w:rPr>
        <w:fldChar w:fldCharType="begin"/>
      </w:r>
      <w:r>
        <w:rPr>
          <w:bCs/>
          <w:lang w:val="en-FR"/>
        </w:rPr>
        <w:instrText xml:space="preserve"> ADDIN ZOTERO_ITEM CSL_CITATION {"citationID":"6kM2ZvKN","properties":{"formattedCitation":"\\super 5\\uc0\\u8211{}7\\nosupersub{}","plainCitation":"5–7","noteIndex":0},"citationItems":[{"id":761,"uris":["http://zotero.org/users/6327427/items/4N8RP95L"],"itemData":{"id":761,"type":"article-journal","abstract":"Acute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Santé","given":"H.A.S."}],"issued":{"date-parts":[["2017"]]}}}],"schema":"https://github.com/citation-style-language/schema/raw/master/csl-citation.json"} </w:instrText>
      </w:r>
      <w:r>
        <w:rPr>
          <w:bCs/>
          <w:lang w:val="en-FR"/>
        </w:rPr>
        <w:fldChar w:fldCharType="separate"/>
      </w:r>
      <w:r w:rsidRPr="00164743">
        <w:rPr>
          <w:vertAlign w:val="superscript"/>
          <w:lang w:val="en-GB"/>
        </w:rPr>
        <w:t>5–7</w:t>
      </w:r>
      <w:r>
        <w:rPr>
          <w:bCs/>
          <w:lang w:val="en-FR"/>
        </w:rPr>
        <w:fldChar w:fldCharType="end"/>
      </w:r>
      <w:ins w:id="134" w:author="Thomas Husson" w:date="2026-01-13T09:21:00Z" w16du:dateUtc="2026-01-13T08:21:00Z">
        <w:r w:rsidRPr="00164743">
          <w:rPr>
            <w:bCs/>
            <w:lang w:val="en-FR"/>
          </w:rPr>
          <w:t>.</w:t>
        </w:r>
        <w:r>
          <w:rPr>
            <w:bCs/>
            <w:lang w:val="en-FR"/>
          </w:rPr>
          <w:t xml:space="preserve"> </w:t>
        </w:r>
      </w:ins>
      <w:r w:rsidRPr="00BE5412">
        <w:rPr>
          <w:bCs/>
          <w:lang w:val="en-FR"/>
        </w:rPr>
        <w:t xml:space="preserve"> In the absence of definitive randomized evidence specifically addressing diversion in generalized peritonitis, a protected anastomosis remains the most widely accepted benchmark for this population </w:t>
      </w:r>
      <w:r w:rsidRPr="00164743">
        <w:rPr>
          <w:bCs/>
          <w:lang w:val="en-FR"/>
          <w:rPrChange w:id="135" w:author="Thomas Husson" w:date="2026-01-13T09:19:00Z" w16du:dateUtc="2026-01-13T08:19:00Z">
            <w:rPr>
              <w:b/>
              <w:lang w:val="en-FR"/>
            </w:rPr>
          </w:rPrChange>
        </w:rPr>
        <w:fldChar w:fldCharType="begin"/>
      </w:r>
      <w:r>
        <w:rPr>
          <w:bCs/>
          <w:lang w:val="en-FR"/>
        </w:rPr>
        <w:instrText xml:space="preserve"> ADDIN ZOTERO_ITEM CSL_CITATION {"citationID":"g3d1MUwp","properties":{"formattedCitation":"\\super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Pr="00164743">
        <w:rPr>
          <w:bCs/>
          <w:lang w:val="en-FR"/>
          <w:rPrChange w:id="136" w:author="Thomas Husson" w:date="2026-01-13T09:19:00Z" w16du:dateUtc="2026-01-13T08:19:00Z">
            <w:rPr>
              <w:b/>
              <w:lang w:val="en-FR"/>
            </w:rPr>
          </w:rPrChange>
        </w:rPr>
        <w:fldChar w:fldCharType="separate"/>
      </w:r>
      <w:r w:rsidRPr="00164743">
        <w:rPr>
          <w:bCs/>
          <w:vertAlign w:val="superscript"/>
          <w:lang w:val="en-GB"/>
        </w:rPr>
        <w:t>13</w:t>
      </w:r>
      <w:r w:rsidRPr="00164743">
        <w:rPr>
          <w:bCs/>
          <w:lang w:val="en-FR"/>
          <w:rPrChange w:id="137" w:author="Thomas Husson" w:date="2026-01-13T09:19:00Z" w16du:dateUtc="2026-01-13T08:19:00Z">
            <w:rPr>
              <w:b/>
              <w:lang w:val="en-FR"/>
            </w:rPr>
          </w:rPrChange>
        </w:rPr>
        <w:fldChar w:fldCharType="end"/>
      </w:r>
      <w:ins w:id="138" w:author="Thomas Husson" w:date="2026-01-13T09:19:00Z" w16du:dateUtc="2026-01-13T08:19:00Z">
        <w:r w:rsidRPr="00164743">
          <w:rPr>
            <w:bCs/>
            <w:lang w:val="en-FR"/>
            <w:rPrChange w:id="139" w:author="Thomas Husson" w:date="2026-01-13T09:19:00Z" w16du:dateUtc="2026-01-13T08:19:00Z">
              <w:rPr>
                <w:b/>
                <w:lang w:val="en-FR"/>
              </w:rPr>
            </w:rPrChange>
          </w:rPr>
          <w:t>.</w:t>
        </w:r>
      </w:ins>
    </w:p>
    <w:p w14:paraId="59FDFA03" w14:textId="4CD85567" w:rsidR="00CC07E9" w:rsidRPr="002D5C5F" w:rsidRDefault="00164743" w:rsidP="00CC07E9">
      <w:pPr>
        <w:spacing w:line="480" w:lineRule="auto"/>
        <w:ind w:right="419"/>
        <w:rPr>
          <w:bCs/>
        </w:rPr>
      </w:pPr>
      <w:del w:id="140" w:author="Thomas Husson" w:date="2026-01-13T09:31:00Z" w16du:dateUtc="2026-01-13T08:31:00Z">
        <w:r w:rsidDel="0035560A">
          <w:rPr>
            <w:bCs/>
            <w:lang w:val="en-FR"/>
          </w:rPr>
          <w:fldChar w:fldCharType="begin"/>
        </w:r>
        <w:r w:rsidR="0035560A" w:rsidDel="0035560A">
          <w:rPr>
            <w:bCs/>
            <w:lang w:val="en-FR"/>
          </w:rPr>
          <w:delInstrText xml:space="preserve"> ADDIN ZOTERO_ITEM CSL_CITATION {"citationID":"9rd6COV7","properties":{"formattedCitation":"\\super 10\\nosupersub{}","plainCitation":"10","noteIndex":0},"citationItems":[{"id":775,"uris":["http://zotero.org/users/6327427/items/SVSQYPPN"],"itemData":{"id":775,"type":"article-journal","container-title":"The Lancet Gastroenterology &amp; Hepatology","DOI":"10.1016/S2468-1253(19)30174-8","ISSN":"2468-1253, 2468-1156","issue":"8","journalAbbreviation":"The Lancet Gastroenterology &amp; Hepatology","language":"English","note":"publisher: Elsevier\nPMID: 31178342","page":"599-610","source":"www.thelancet.com","title":"Hartmann's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Buck","dropping-particle":"van"},{"family":"Nijs","given":"S."}],"issued":{"date-parts":[["2019",8,1]]},"citation-key":"lambrichtsHartmannsProcedureSigmoidectomy2019"}}],"schema":"https://github.com/citation-style-language/schema/raw/master/csl-citation.json"} </w:delInstrText>
        </w:r>
        <w:r w:rsidDel="0035560A">
          <w:rPr>
            <w:bCs/>
            <w:lang w:val="en-FR"/>
          </w:rPr>
          <w:fldChar w:fldCharType="separate"/>
        </w:r>
        <w:r w:rsidR="0035560A" w:rsidRPr="0035560A" w:rsidDel="0035560A">
          <w:rPr>
            <w:vertAlign w:val="superscript"/>
            <w:lang w:val="en-GB"/>
          </w:rPr>
          <w:delText>10</w:delText>
        </w:r>
        <w:r w:rsidDel="0035560A">
          <w:rPr>
            <w:bCs/>
            <w:lang w:val="en-FR"/>
          </w:rPr>
          <w:fldChar w:fldCharType="end"/>
        </w:r>
        <w:r w:rsidR="0035560A" w:rsidDel="0035560A">
          <w:rPr>
            <w:bCs/>
            <w:lang w:val="en-FR"/>
          </w:rPr>
          <w:fldChar w:fldCharType="begin"/>
        </w:r>
        <w:r w:rsidR="0035560A" w:rsidDel="0035560A">
          <w:rPr>
            <w:bCs/>
            <w:lang w:val="en-FR"/>
          </w:rPr>
          <w:delInstrText xml:space="preserve"> ADDIN ZOTERO_ITEM CSL_CITATION {"citationID":"4U3BgEv5","properties":{"formattedCitation":"\\super 8\\nosupersub{}","plainCitation":"8","noteIndex":0},"citationItems":[{"id":764,"uris":["http://zotero.org/users/6327427/items/TZCS2ANU"],"itemData":{"id":764,"type":"article-journal","abstract":"BACKGROUND: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00692393.","container-title":"Journal of the American College of Surgeons","DOI":"10.1016/j.jamcollsurg.2017.09.004","ISSN":"1879-1190","issue":"6","journalAbbreviation":"J Am Coll Surg","language":"eng","note":"PMID: 28943323","page":"798-805","source":"PubMed","title":"Hartmann's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citation-key":"bridouxHartmannsProcedurePrimary2017"}}],"schema":"https://github.com/citation-style-language/schema/raw/master/csl-citation.json"} </w:delInstrText>
        </w:r>
        <w:r w:rsidR="0035560A" w:rsidDel="0035560A">
          <w:rPr>
            <w:bCs/>
            <w:lang w:val="en-FR"/>
          </w:rPr>
          <w:fldChar w:fldCharType="separate"/>
        </w:r>
        <w:r w:rsidR="0035560A" w:rsidRPr="0035560A" w:rsidDel="0035560A">
          <w:rPr>
            <w:vertAlign w:val="superscript"/>
            <w:lang w:val="en-GB"/>
          </w:rPr>
          <w:delText>8</w:delText>
        </w:r>
        <w:r w:rsidR="0035560A" w:rsidDel="0035560A">
          <w:rPr>
            <w:bCs/>
            <w:lang w:val="en-FR"/>
          </w:rPr>
          <w:fldChar w:fldCharType="end"/>
        </w:r>
      </w:del>
      <w:ins w:id="141" w:author="Thomas Husson" w:date="2026-01-13T09:42:00Z" w16du:dateUtc="2026-01-13T08:42:00Z">
        <w:r w:rsidR="00D27A61">
          <w:rPr>
            <w:bCs/>
            <w:lang w:val="en-FR"/>
          </w:rPr>
          <w:tab/>
        </w:r>
      </w:ins>
      <w:ins w:id="142" w:author="Thomas Husson" w:date="2026-01-13T09:52:00Z" w16du:dateUtc="2026-01-13T08:52:00Z">
        <w:r w:rsidR="007772B0" w:rsidRPr="007772B0">
          <w:rPr>
            <w:bCs/>
            <w:lang w:val="en-FR"/>
          </w:rPr>
          <w:t>A key complementary result comes from the analysis according to conversion status within the LHP group, in which conversion occurred in approximately half of cases. This rate is consistent with that reported in unselected emergency laparoscopic cohorts, and contrasts with the much lower conversion rates described in highly selected expert series</w:t>
        </w:r>
      </w:ins>
      <w:ins w:id="143" w:author="Thomas Husson" w:date="2026-01-13T09:53:00Z" w16du:dateUtc="2026-01-13T08:53:00Z">
        <w:r w:rsidR="007772B0">
          <w:rPr>
            <w:bCs/>
            <w:lang w:val="en-FR"/>
          </w:rPr>
          <w:t xml:space="preserve"> </w:t>
        </w:r>
      </w:ins>
      <w:r w:rsidR="007772B0">
        <w:rPr>
          <w:bCs/>
          <w:lang w:val="en-FR"/>
        </w:rPr>
        <w:fldChar w:fldCharType="begin"/>
      </w:r>
      <w:r w:rsidR="00967767">
        <w:rPr>
          <w:bCs/>
          <w:lang w:val="en-FR"/>
        </w:rPr>
        <w:instrText xml:space="preserve"> ADDIN ZOTERO_ITEM CSL_CITATION {"citationID":"LLG0t76q","properties":{"formattedCitation":"\\super 19,20,22\\nosupersub{}","plainCitation":"19,20,22","noteIndex":0},"citationItems":[{"id":802,"uris":["http://zotero.org/users/6327427/items/CGGWKA2B"],"itemData":{"id":802,"type":"article-journal","abstract":"BACKGROUND: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7772B0">
        <w:rPr>
          <w:bCs/>
          <w:lang w:val="en-FR"/>
        </w:rPr>
        <w:fldChar w:fldCharType="separate"/>
      </w:r>
      <w:r w:rsidR="007772B0" w:rsidRPr="007772B0">
        <w:rPr>
          <w:vertAlign w:val="superscript"/>
          <w:lang w:val="en-GB"/>
        </w:rPr>
        <w:t>19,20,22</w:t>
      </w:r>
      <w:r w:rsidR="007772B0">
        <w:rPr>
          <w:bCs/>
          <w:lang w:val="en-FR"/>
        </w:rPr>
        <w:fldChar w:fldCharType="end"/>
      </w:r>
      <w:ins w:id="144" w:author="Thomas Husson" w:date="2026-01-13T09:52:00Z" w16du:dateUtc="2026-01-13T08:52:00Z">
        <w:r w:rsidR="007772B0" w:rsidRPr="007772B0">
          <w:rPr>
            <w:bCs/>
            <w:lang w:val="en-FR"/>
          </w:rPr>
          <w:t xml:space="preserve">. Despite this high conversion rate, OPA remained associated with a higher rate of stoma closure compared with both converted and non-converted LHP, while no significant difference in stoma-free survival was observed between converted and non-converted LHP. These findings indicate that the unfavorable long-term trajectory after LHP is not explained by secondary conversion to an open Hartmann’s procedure, but rather reflects the intrinsic limitations of the Hartmann strategy itself, regardless of surgical approach. </w:t>
        </w:r>
      </w:ins>
      <w:r w:rsidR="00BE5412">
        <w:rPr>
          <w:bCs/>
          <w:lang w:val="en-FR"/>
        </w:rPr>
        <w:t>The</w:t>
      </w:r>
      <w:ins w:id="145" w:author="Thomas Husson" w:date="2026-01-13T09:52:00Z" w16du:dateUtc="2026-01-13T08:52:00Z">
        <w:r w:rsidR="007772B0" w:rsidRPr="007772B0">
          <w:rPr>
            <w:bCs/>
            <w:lang w:val="en-FR"/>
          </w:rPr>
          <w:t xml:space="preserve"> present dataset did not allow analysis of the specific causes of conversion</w:t>
        </w:r>
      </w:ins>
      <w:ins w:id="146" w:author="Thomas Husson" w:date="2026-01-13T09:53:00Z" w16du:dateUtc="2026-01-13T08:53:00Z">
        <w:r w:rsidR="007772B0">
          <w:rPr>
            <w:bCs/>
            <w:lang w:val="en-FR"/>
          </w:rPr>
          <w:t xml:space="preserve">, </w:t>
        </w:r>
        <w:r w:rsidR="007772B0" w:rsidRPr="007772B0">
          <w:rPr>
            <w:bCs/>
            <w:lang w:val="en-FR"/>
          </w:rPr>
          <w:t>which prevents exploring whether conversion was driven by disease severity, technical difficulty, or intraoperative findings.</w:t>
        </w:r>
      </w:ins>
    </w:p>
    <w:p w14:paraId="1928980C" w14:textId="7BE4F1CE" w:rsidR="00CC07E9" w:rsidRPr="00047E87" w:rsidRDefault="00047E87" w:rsidP="00047E87">
      <w:pPr>
        <w:spacing w:line="480" w:lineRule="auto"/>
        <w:ind w:right="419"/>
        <w:rPr>
          <w:ins w:id="147" w:author="Thomas Husson" w:date="2026-01-13T09:06:00Z"/>
          <w:b/>
          <w:lang w:val="en-FR"/>
        </w:rPr>
      </w:pPr>
      <w:r>
        <w:rPr>
          <w:bCs/>
          <w:lang w:val="en-FR"/>
        </w:rPr>
        <w:tab/>
      </w:r>
      <w:r w:rsidRPr="00047E87">
        <w:rPr>
          <w:bCs/>
          <w:lang w:val="en-FR"/>
        </w:rPr>
        <w:t>Laparoscopic Hartmann’s procedure has been advocated on theoretical grounds in this emergency setting, including reduced parietal trauma and wound morbidity, potentially faster postoperative recovery, and the hypothesis that a minimally invasive first stage may facilitate subsequent reversal by limiting adhesions</w:t>
      </w:r>
      <w:r>
        <w:rPr>
          <w:bCs/>
          <w:lang w:val="en-FR"/>
        </w:rPr>
        <w:t xml:space="preserve"> </w:t>
      </w:r>
      <w:r>
        <w:rPr>
          <w:bCs/>
          <w:lang w:val="en-FR"/>
        </w:rPr>
        <w:fldChar w:fldCharType="begin"/>
      </w:r>
      <w:r>
        <w:rPr>
          <w:bCs/>
          <w:lang w:val="en-FR"/>
        </w:rPr>
        <w:instrText xml:space="preserve"> ADDIN ZOTERO_ITEM CSL_CITATION {"citationID":"64xm1VTr","properties":{"formattedCitation":"\\super 29\\nosupersub{}","plainCitation":"29","noteIndex":0},"citationItems":[{"id":843,"uris":["http://zotero.org/users/6327427/items/ZT2BMDYP"],"itemData":{"id":843,"type":"article-journal","abstract":"An abstract is unavailable.","citation-key":"capitanoLaparoscopicHartmannBelieve2021","container-title":"Diseases of the Colon &amp; Rectum","DOI":"10.1097/DCR.0000000000001909","ISSN":"0012-3706","issue":"2","language":"en-US","page":"e41","source":"journals.lww.com","title":"Laparoscopic Hartmann: Believe in It","title-short":"Laparoscopic Hartmann","volume":"64","author":[{"family":"Capitano","given":"Sante"}],"issued":{"date-parts":[["2021",2]]}}}],"schema":"https://github.com/citation-style-language/schema/raw/master/csl-citation.json"} </w:instrText>
      </w:r>
      <w:r>
        <w:rPr>
          <w:bCs/>
          <w:lang w:val="en-FR"/>
        </w:rPr>
        <w:fldChar w:fldCharType="separate"/>
      </w:r>
      <w:r w:rsidRPr="00047E87">
        <w:rPr>
          <w:vertAlign w:val="superscript"/>
          <w:lang w:val="en-GB"/>
        </w:rPr>
        <w:t>29</w:t>
      </w:r>
      <w:r>
        <w:rPr>
          <w:bCs/>
          <w:lang w:val="en-FR"/>
        </w:rPr>
        <w:fldChar w:fldCharType="end"/>
      </w:r>
      <w:r w:rsidRPr="00047E87">
        <w:rPr>
          <w:bCs/>
          <w:lang w:val="en-FR"/>
        </w:rPr>
        <w:t xml:space="preserve">. </w:t>
      </w:r>
      <w:r>
        <w:rPr>
          <w:bCs/>
          <w:lang w:val="en-FR"/>
        </w:rPr>
        <w:t>However, in our study, s</w:t>
      </w:r>
      <w:ins w:id="148" w:author="Thomas Husson" w:date="2026-01-13T10:02:00Z" w16du:dateUtc="2026-01-13T09:02:00Z">
        <w:r w:rsidR="00967767" w:rsidRPr="0083595F">
          <w:rPr>
            <w:bCs/>
            <w:lang w:val="en-FR"/>
          </w:rPr>
          <w:t>hort-term outcomes were similar between strategies, with no significant differences in 90-day morbidity or mortality. This aligns with findings from Turley et al.</w:t>
        </w:r>
      </w:ins>
      <w:r w:rsidR="00967767" w:rsidRPr="0083595F">
        <w:rPr>
          <w:bCs/>
          <w:lang w:val="en-FR"/>
        </w:rPr>
        <w:t xml:space="preserve">, </w:t>
      </w:r>
      <w:ins w:id="149" w:author="Thomas Husson" w:date="2026-01-13T10:02:00Z" w16du:dateUtc="2026-01-13T09:02:00Z">
        <w:r w:rsidR="00967767" w:rsidRPr="0083595F">
          <w:rPr>
            <w:bCs/>
            <w:lang w:val="en-FR"/>
          </w:rPr>
          <w:t>in which a laparoscopic Hartmann’s procedure did not significantly reduce postoperative morbidity or mortality compared with open surgery in emergency diverticulitis</w:t>
        </w:r>
      </w:ins>
      <w:ins w:id="150" w:author="Thomas Husson" w:date="2026-01-13T10:03:00Z" w16du:dateUtc="2026-01-13T09:03:00Z">
        <w:r w:rsidR="00967767" w:rsidRPr="0083595F">
          <w:rPr>
            <w:bCs/>
            <w:lang w:val="en-FR"/>
          </w:rPr>
          <w:t xml:space="preserve"> </w:t>
        </w:r>
      </w:ins>
      <w:r w:rsidR="00967767" w:rsidRPr="0083595F">
        <w:rPr>
          <w:bCs/>
          <w:lang w:val="en-FR"/>
        </w:rPr>
        <w:fldChar w:fldCharType="begin"/>
      </w:r>
      <w:r w:rsidR="00967767" w:rsidRPr="0083595F">
        <w:rPr>
          <w:bCs/>
          <w:lang w:val="en-FR"/>
        </w:rPr>
        <w:instrText xml:space="preserve"> ADDIN ZOTERO_ITEM CSL_CITATION {"citationID":"wwar0Fll","properties":{"formattedCitation":"\\super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967767" w:rsidRPr="0083595F">
        <w:rPr>
          <w:bCs/>
          <w:lang w:val="en-FR"/>
        </w:rPr>
        <w:fldChar w:fldCharType="separate"/>
      </w:r>
      <w:r w:rsidR="00967767" w:rsidRPr="0083595F">
        <w:rPr>
          <w:bCs/>
          <w:vertAlign w:val="superscript"/>
          <w:lang w:val="en-GB"/>
        </w:rPr>
        <w:t>19</w:t>
      </w:r>
      <w:r w:rsidR="00967767" w:rsidRPr="0083595F">
        <w:rPr>
          <w:bCs/>
          <w:lang w:val="en-FR"/>
        </w:rPr>
        <w:fldChar w:fldCharType="end"/>
      </w:r>
      <w:del w:id="151" w:author="Thomas Husson" w:date="2026-01-13T10:02:00Z" w16du:dateUtc="2026-01-13T09:02:00Z">
        <w:r w:rsidR="00967767" w:rsidRPr="0083595F" w:rsidDel="00967767">
          <w:rPr>
            <w:bCs/>
            <w:lang w:val="en-FR"/>
          </w:rPr>
          <w:fldChar w:fldCharType="begin"/>
        </w:r>
        <w:r w:rsidR="00967767" w:rsidRPr="0083595F" w:rsidDel="00967767">
          <w:rPr>
            <w:bCs/>
            <w:lang w:val="en-FR"/>
          </w:rPr>
          <w:delInstrText xml:space="preserve"> ADDIN ZOTERO_ITEM CSL_CITATION {"citationID":"9XvqSZJZ","properties":{"formattedCitation":"\\super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technique.","container-title":"Diseases of the Colon and Rectum","DOI":"10.1097/DCR.0b013e3182749cf5","ISSN":"1530-0358","issue":"1","journalAbbreviation":"Dis Colon Rectum","language":"eng","note":"PMID: 23222283\nPMCID: PMC4431891","page":"72-82","source":"PubMed","title":"Laparoscopic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E."}],"issued":{"date-parts":[["2013",1]]},"citation-key":"turleyLaparoscopicOpenHartmann2013"}}],"schema":"https://github.com/citation-style-language/schema/raw/master/csl-citation.json"} </w:delInstrText>
        </w:r>
        <w:r w:rsidR="00967767" w:rsidRPr="0083595F" w:rsidDel="00967767">
          <w:rPr>
            <w:bCs/>
            <w:lang w:val="en-FR"/>
          </w:rPr>
          <w:fldChar w:fldCharType="separate"/>
        </w:r>
        <w:r w:rsidR="00967767" w:rsidRPr="0083595F" w:rsidDel="00967767">
          <w:rPr>
            <w:bCs/>
            <w:vertAlign w:val="superscript"/>
            <w:lang w:val="en-GB"/>
          </w:rPr>
          <w:delText>19</w:delText>
        </w:r>
        <w:r w:rsidR="00967767" w:rsidRPr="0083595F" w:rsidDel="00967767">
          <w:rPr>
            <w:bCs/>
            <w:lang w:val="en-FR"/>
          </w:rPr>
          <w:fldChar w:fldCharType="end"/>
        </w:r>
      </w:del>
      <w:ins w:id="152" w:author="Thomas Husson" w:date="2026-01-13T10:02:00Z" w16du:dateUtc="2026-01-13T09:02:00Z">
        <w:r w:rsidR="00967767" w:rsidRPr="0083595F">
          <w:rPr>
            <w:bCs/>
            <w:lang w:val="en-FR"/>
          </w:rPr>
          <w:t xml:space="preserve">. Although laparoscopy is associated with improved outcomes in elective </w:t>
        </w:r>
        <w:r w:rsidR="00967767" w:rsidRPr="0083595F">
          <w:rPr>
            <w:bCs/>
            <w:lang w:val="en-FR"/>
          </w:rPr>
          <w:lastRenderedPageBreak/>
          <w:t xml:space="preserve">colorectal surgery, recent </w:t>
        </w:r>
      </w:ins>
      <w:r w:rsidR="0083595F" w:rsidRPr="0083595F">
        <w:rPr>
          <w:bCs/>
          <w:lang w:val="en-FR"/>
        </w:rPr>
        <w:t>reviews s</w:t>
      </w:r>
      <w:ins w:id="153" w:author="Thomas Husson" w:date="2026-01-13T10:02:00Z" w16du:dateUtc="2026-01-13T09:02:00Z">
        <w:r w:rsidR="00967767" w:rsidRPr="0083595F">
          <w:rPr>
            <w:bCs/>
            <w:lang w:val="en-FR"/>
          </w:rPr>
          <w:t>uggests these benefits are not consistently seen in emergency settings, and reviews of emergency laparoscopic colorectal surgery indicate that the technical challenges of peritonitis</w:t>
        </w:r>
      </w:ins>
      <w:r w:rsidR="00967767" w:rsidRPr="0083595F">
        <w:rPr>
          <w:bCs/>
          <w:lang w:val="en-FR"/>
        </w:rPr>
        <w:t xml:space="preserve"> </w:t>
      </w:r>
      <w:ins w:id="154" w:author="Thomas Husson" w:date="2026-01-13T10:02:00Z" w16du:dateUtc="2026-01-13T09:02:00Z">
        <w:r w:rsidR="00967767" w:rsidRPr="0083595F">
          <w:rPr>
            <w:bCs/>
            <w:lang w:val="en-FR"/>
          </w:rPr>
          <w:t>can limit the expected advantages of a minimally invasive approach</w:t>
        </w:r>
      </w:ins>
      <w:r w:rsidR="0083595F" w:rsidRPr="0083595F">
        <w:rPr>
          <w:bCs/>
          <w:lang w:val="en-FR"/>
        </w:rPr>
        <w:t xml:space="preserve"> </w:t>
      </w:r>
      <w:r w:rsidR="0083595F" w:rsidRPr="0083595F">
        <w:rPr>
          <w:bCs/>
          <w:lang w:val="en-FR"/>
        </w:rPr>
        <w:fldChar w:fldCharType="begin"/>
      </w:r>
      <w:r>
        <w:rPr>
          <w:bCs/>
          <w:lang w:val="en-FR"/>
        </w:rPr>
        <w:instrText xml:space="preserve"> ADDIN ZOTERO_ITEM CSL_CITATION {"citationID":"3Y7GhpCu","properties":{"formattedCitation":"\\super 30\\uc0\\u8211{}33\\nosupersub{}","plainCitation":"30–33","noteIndex":0},"citationItems":[{"id":829,"uris":["http://zotero.org/users/6327427/items/ZEBEJQ6L"],"itemData":{"id":829,"type":"article-journal","abstract":"Background/Aims: The study aimed to perform a meta-analysis comparing laparoscopic and open surgery for diverticulitis. Methods: Studies comparing the outcomes of laparoscopic surgery versus open surgery for diverticulitis that reported quantitative data were included. Outcome measures were mortality and morbidity rates and length of hospital stay. Results: Four randomized controlled trials - 3 prospective and 21 retrospective - were included in the analysis. The total numbers of patients ranged from 5 to 14,562 in the laparoscopic groups and from 4 to 110,172 in the open surgery groups, and the mean patient age ranged from 38.9 to 78 years. Overall analysis revealed that laparoscopic surgery was associated with lower mortality (pooled OR 0.40, 95% CI 0.25-0.63, p &amp;lt; 0.001) and a lower overall morbidity rate (pooled OR 0.65, 95% CI 0.51-0.82, p &amp;lt; 0.001) than open surgery. Laparoscopic surgery was associated with a higher anastomotic bleeding rate, but lower rates of ileus, anastomotic leakage, small bowel obstruction, wound infection, fascial dehiscence and intra-abdominal abscesses. Length of hospital stay was less with laparoscopic surgery. Conclusions: The current meta-analysis supports the use of laparoscopy for the treatment of diverticulitis. The results, however, should be interpreted with caution.","citation-key":"wuLaparoscopicOpenSurgery2016","container-title":"Digestive Surgery","DOI":"10.1159/000450683","ISSN":"0253-4886","issue":"3","journalAbbreviation":"Dig Surg","page":"203-215","source":"Silverchair","title":"Laparoscopic versus Open Surgery for Diverticulitis: A Systematic Review and Meta-Analysis","title-short":"Laparoscopic versus Open Surgery for Diverticulitis","volume":"34","author":[{"family":"Wu","given":"Kuen-Lin"},{"family":"Lee","given":"Ko-Chao"},{"family":"Liu","given":"Chia-Cheng"},{"family":"Chen","given":"Hong-Hwa"},{"family":"Lu","given":"Chien-Chang"}],"issued":{"date-parts":[["2016",12,10]]}}},{"id":831,"uris":["http://zotero.org/users/6327427/items/2X5SINAV"],"itemData":{"id":831,"type":"article-journal","abstract":"Background:\nLaparoscopic surgery develops rapidly in both elective and emergency settings. The study aimed to determine the role of different laparoscopic methods for the emergency treatment of complicated diverticulitis.\n\nMethods:\nMEDLINE, EMBASE, Science Citation Index Expanded, and the Cochrane database were searched up to November 2019 to identify all published articles related to the topic. Statistical analysis was performed using Stata 15.\n\nResults:\nFourteen publications were included in the analysis. Laparoscopic surgery was applied in 425 patients, and 493 patients underwent open colon resection (OCR). Postoperative mortality, morbidity, severe complications, and reoperation rates were not significantly different between the laparoscopic and open surgery groups. Subgroup analysis was performed based on the different laparoscopic methods (laparoscopic colon resection [LCR] and laparoscopic lavage and drainage [LLD]). Subgroup analysis indicated that LCR was superior to OCR in terms of morbidity, while OCR was superior to LLD in terms of severe complications.\n\nConclusions:\nThe safety of laparoscopic surgery for the emergency treatment of complicated diverticulitis is related to different surgical methods. LCR is suggested to be a better choice according to the postoperative outcomes. More definite conclusions can be drawn in future randomized controlled trials.","citation-key":"linRoleEmergencyLaparoscopic2020","container-title":"Medicine","DOI":"10.1097/MD.0000000000022421","ISSN":"0025-7974","issue":"40","journalAbbreviation":"Medicine (Baltimore)","page":"e22421","PMID":"33019419","PMCID":"PMC7535780","source":"PubMed Central","title":"The role of emergency laparoscopic surgery for complicated diverticular disease","volume":"99","author":[{"family":"Lin","given":"Hongwei"},{"family":"Zhuang","given":"Zhuonan"},{"family":"Huang","given":"Xin"},{"family":"Li","given":"Yuanxin"}],"issued":{"date-parts":[["2020",10,2]]}}},{"id":834,"uris":["http://zotero.org/users/6327427/items/BBMY5UZP"],"itemData":{"id":834,"type":"article-journal","abstract":"BACKGROUND: Diverticular disease is a common condition in Western industrialised countries. Most individuals remain asymptomatic throughout life; however, 25% experience acute diverticulitis. The standard treatment for acute diverticulitis is open surgery. Laparoscopic surgery - a minimal-access procedure - offers an alternative approach to open surgery, as it is characterised by reduced operative stress that may translate into shorter hospitalisation and more rapid recovery, as well as improved quality of life.\nOBJECTIVES: To evaluate the effectiveness of laparoscopic surgical resection compared with open surgical resection for individuals with acute sigmoid diverticulitis.\nSEARCH METHODS: We searched the following electronic databases: the Cochrane Central Register of Controlled Trials (CENTRAL; 2017, Issue 2) in the Cochrane Library; Ovid MEDLINE (1946 to 23 February 2017); Ovid Embase (1974 to 23 February 2017); clinicaltrials.gov (February 2017); and the World Health Organization (WHO) International Clinical Trials Registry (February 2017). We reviewed the bibliographies of identified trials to search for additional studies.\nSELECTION CRITERIA: We included randomised controlled trials comparing elective or emergency laparoscopic sigmoid resection versus open surgical resection for acute sigmoid diverticulitis.\nDATA COLLECTION AND ANALYSIS: Two review authors independently selected studies, assessed the domains of risk of bias from each included trial, and extracted data. For dichotomous outcomes, we calculated risk ratios (RRs) with 95% confidence intervals (CIs). For continuous outcomes, we planned to calculate mean differences (MDs) with 95% CIs for outcomes such as hospital stay, and standardised mean differences (SMDs) with 95% CIs for quality of life and global rating scales, if researchers used different scales.\nMAIN RESULTS: Three trials with 392 participants met the inclusion criteria. Studies were conducted in three European countries (Switzerland, Netherlands, and Germany). The median age of participants ranged from 62 to 66 years; 53% to 64% were female. Inclusion criteria differed among studies. One trial included participants with Hinchey I characteristics as well as those who underwent Hartmann's procedure; the second trial included only participants with \"a proven stage II/III disease according to the classification of Stock and Hansen\"; the third trial considered for inclusion patients with \"diverticular disease of sigmoid colon documented by colonoscopy and 2 episodes of uncomplicated diverticulitis, one at least being documented with CT scan, 1 episode of complicated diverticulitis, with a pericolic abscess (Hinchey stage I) or pelvic abscess (Hinchey stage II) requiring percutaneous drainage.\"We determined that two studies were at low risk of selection bias; two that reported considerable dropouts were at high risk of attrition bias; none reported blinding of outcome assessors (unclear detection bias); and all were exposed to performance bias owing to the nature of the intervention.Available low-quality evidence suggests that laparoscopic surgical resection may lead to little or no difference in mean hospital stay compared with open surgical resection (3 studies, 360 participants; MD -0.62 (days), 95% CI -2.49 to 1.25; I² = 0%).Low-quality evidence suggests that operating time was longer in the laparoscopic surgery group than in the open surgery group (3 studies, 360 participants; MD 49.28 (minutes), 95% CI 40.64 to 57.93; I² = 0%).We are uncertain whether laparoscopic surgery improves postoperative pain between day 1 and day 3 more effectively than open surgery. Low-quality evidence suggests that laparoscopic surgery may improve postoperative pain at the fourth postoperative day more effectively than open surgery (2 studies, 250 participants; MD = -0.65, 95% CI -1.04 to -0.25).Researchers reported quality of life differently across trials, hindering the possibility of meta-analysis. Low-quality evidence from one trial using the Short Form (SF)-36 questionnaire six weeks after surgery suggests that laparoscopic intervention may improve quality of life, whereas evidence from two other trials using the European Organization for Research and Treatment of Cancer core quality of life questionnaire (EORTC QLQ-C30) v3 and the Gastrointestinal Quality of Life Index score, respectively, suggests that laparoscopic surgery may make little or no difference in improving quality of life compared with open surgery.We are uncertain whether laparoscopic surgery improves the following outcomes: 30-day postoperative mortality, early overall morbidity, major and minor complications, surgical complications, postoperative times to liquid and solid diets, and reoperations due to anastomotic leak.\nAUTHORS' CONCLUSIONS: Results from the present comprehensive review indicate that evidence to support or refute the safety and effectiveness of laparoscopic surgery versus open surgical resection for treatment of patients with acute diverticular disease is insufficient. Well-designed trials with adequate sample size are needed to investigate the efficacy of laparoscopic surgery towards important patient-oriented (e.g. postoperative pain) and health system-oriented outcomes (e.g. mean hospital stay).","citation-key":"abrahaLaparoscopicOpenResection2017a","container-title":"The Cochrane Database of Systematic Reviews","DOI":"10.1002/14651858.CD009277.pub2","ISSN":"1469-493X","issue":"11","journalAbbreviation":"Cochrane Database Syst Rev","language":"eng","page":"CD009277","PMID":"29178125","PMCID":"PMC6486209","source":"PubMed","title":"Laparoscopic versus open resection for sigmoid diverticulitis","volume":"11","author":[{"family":"Abraha","given":"Iosief"},{"family":"Binda","given":"Gian A."},{"family":"Montedori","given":"Alessandro"},{"family":"Arezzo","given":"Alberto"},{"family":"Cirocchi","given":"Roberto"}],"issued":{"date-parts":[["2017",11,25]]}}},{"id":841,"uris":["http://zotero.org/users/6327427/items/WMC4IPK4"],"itemData":{"id":841,"type":"article-journal","abstract":"Background: \n          No randomized controlled trial has compared laparoscopic sigmoid resection (LSR) to open sigmoid resection (OSR) for symptomatic diverticulitis of the sigmoid colon. This study tested the hypothesis that LSR is associated with decreased postoperative complication rates as compared with OSR.\n          Methods: \n          This was a prospective, multicenter, double-blind, parallel-arm, randomized controlled trial. Eligible patients were randomized to either LSR or OSR. Endpoints included postoperative mortality, and complications were classified as major and minor. The generator of the allocation sequence was separated from the executor. Blinding was ensured using an opaque wound dressing to cover the abdomen. Symptomatic diverticulitis of the sigmoid colon was defined as recurrent disease Hinchey I, IIa, IIb, symptomatic stricture, or severe rectal bleeding. The decision to discharge patients was made by independent physicians blind to the allocation sequence. Data were analyzed according to the intention to treat principle.\n          Results: \n          From 2002 to 2006, 104 patients were randomized in 5 centers. All patients underwent the allocated intervention. Fifty-two LSR patients were comparable to 52 OSR patients for gender, age, BMI, ASA grade, comorbid conditions, previous abdominal surgery, and indication for surgery. LSR took longer (P = 0.0001) but caused less blood loss (P = 0.033). Conversion rate was 19.2%. Mortality rate was 1%. There were significantly more major complications in OSR patients (9.6% vs. 25.0%; P = 0.038). Minor complication rates were similar (LSR 36.5% vs. OSR 38.5%; P = 0.839). LSR patients had less pain (Visual Analog Scale 1.6; P = 0.0003), systemic analgesia requirement (P = 0.029), and returned home earlier (P = 0.046). The short form-36 questionnaire showed significantly better quality of life for LSR.\n          Conclusions: \n          LSR was associated with a 15.4% reduction in major complication rates, less pain, improved quality of life, and shorter hospitalization at the cost of a longer operating time.","citation-key":"klarenbeekLaparoscopicSigmoidResection2009","container-title":"Annals of Surgery","DOI":"10.1097/SLA.0b013e31818e416a","ISSN":"0003-4932","issue":"1","language":"en-US","page":"39","source":"journals.lww.com","title":"Laparoscopic Sigmoid Resection for Diverticulitis Decreases Major Morbidity Rates: A Randomized Control Trial: Short-term Results of the Sigma Trial","title-short":"Laparoscopic Sigmoid Resection for Diverticulitis Decreases Major Morbidity Rates","volume":"249","author":[{"family":"Klarenbeek","given":"Bastiaan R."},{"family":"Veenhof","given":"Alexander A."},{"family":"Bergamaschi","given":"Roberto"},{"family":"Peet","given":"Donald L.","non-dropping-particle":"van der"},{"family":"Broek","given":"Wim T.","non-dropping-particle":"van den"},{"family":"Lange","given":"Elly S.","non-dropping-particle":"de"},{"family":"Bemelman","given":"Willem A."},{"family":"Heres","given":"Piet"},{"family":"Lacy","given":"Antonio M."},{"family":"Engel","given":"Alexander F."},{"family":"Cuesta","given":"Miguel A."}],"issued":{"date-parts":[["2009",1]]}}}],"schema":"https://github.com/citation-style-language/schema/raw/master/csl-citation.json"} </w:instrText>
      </w:r>
      <w:r w:rsidR="0083595F" w:rsidRPr="0083595F">
        <w:rPr>
          <w:bCs/>
          <w:lang w:val="en-FR"/>
        </w:rPr>
        <w:fldChar w:fldCharType="separate"/>
      </w:r>
      <w:r w:rsidRPr="00047E87">
        <w:rPr>
          <w:vertAlign w:val="superscript"/>
          <w:lang w:val="en-GB"/>
        </w:rPr>
        <w:t>30–33</w:t>
      </w:r>
      <w:r w:rsidR="0083595F" w:rsidRPr="0083595F">
        <w:rPr>
          <w:bCs/>
          <w:lang w:val="en-FR"/>
        </w:rPr>
        <w:fldChar w:fldCharType="end"/>
      </w:r>
      <w:ins w:id="155" w:author="Thomas Husson" w:date="2026-01-13T10:02:00Z" w16du:dateUtc="2026-01-13T09:02:00Z">
        <w:r w:rsidR="00967767" w:rsidRPr="0083595F">
          <w:rPr>
            <w:bCs/>
            <w:lang w:val="en-FR"/>
          </w:rPr>
          <w:t xml:space="preserve">.  </w:t>
        </w:r>
      </w:ins>
    </w:p>
    <w:p w14:paraId="3AE33611" w14:textId="121CC669" w:rsidR="00CC07E9" w:rsidRPr="0083595F" w:rsidRDefault="00CC07E9" w:rsidP="0083595F">
      <w:pPr>
        <w:spacing w:line="480" w:lineRule="auto"/>
        <w:ind w:right="419" w:firstLine="720"/>
        <w:rPr>
          <w:ins w:id="156" w:author="Thomas Husson" w:date="2026-01-13T09:06:00Z"/>
          <w:bCs/>
          <w:lang w:val="en-FR"/>
        </w:rPr>
      </w:pPr>
      <w:ins w:id="157" w:author="Thomas Husson" w:date="2026-01-13T09:06:00Z">
        <w:r w:rsidRPr="0083595F">
          <w:rPr>
            <w:bCs/>
            <w:lang w:val="en-FR"/>
          </w:rPr>
          <w:t>The anastomotic leak rate observed in the OPA group (8%) deserves focused discussion because it intersects directly with the question of diversion. Generalized peritonitis has historically raised concern regarding anastomotic safety, yet contemporary randomized and observational data consistently show that leak rates are acceptable when diversion is used, and that the short-term risk profile remains comparable to Hartmann’s procedure in selected patients. The present results do not provide a basis to advocate omission of diversion in this setting; rather, they support the pragmatic interpretation that a protected anastomosis represents a reasonable balance between safety and the long-term benefit of higher stoma-free survival</w:t>
        </w:r>
      </w:ins>
      <w:r w:rsidR="0083595F" w:rsidRPr="0083595F">
        <w:rPr>
          <w:bCs/>
          <w:lang w:val="en-FR"/>
        </w:rPr>
        <w:t xml:space="preserve"> </w:t>
      </w:r>
      <w:r w:rsidR="0083595F" w:rsidRPr="0083595F">
        <w:rPr>
          <w:bCs/>
          <w:lang w:val="en-FR"/>
        </w:rPr>
        <w:fldChar w:fldCharType="begin"/>
      </w:r>
      <w:r w:rsidR="00047E87">
        <w:rPr>
          <w:bCs/>
          <w:lang w:val="en-FR"/>
        </w:rPr>
        <w:instrText xml:space="preserve"> ADDIN ZOTERO_ITEM CSL_CITATION {"citationID":"EHujfKDN","properties":{"formattedCitation":"\\super 13,34,35\\nosupersub{}","plainCitation":"13,34,35","noteIndex":0},"citationItems":[{"id":811,"uris":["http://zotero.org/users/6327427/items/3N5M4RWW"],"itemData":{"id":811,"type":"article-journal","abstract":"BACKGROUND: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id":837,"uris":["http://zotero.org/users/6327427/items/B49XGM64"],"itemData":{"id":837,"type":"article-journal","abstract":"BACKGROUND: \n          There is increasing evidence to support the use of percutaneous abscess drainage, laparoscopy, and primary anastomosis in managing acute diverticulitis.\n          OBJECTIVE: \n          The aim of this study was to evaluate how practices have evolved and to determine the effects on clinical outcomes.\n          DESIGN: \n          This is a population-based retrospective cohort study using administrative discharge data.\n          SETTING: \n          This study was conducted in Ontario, Canada.\n          PATIENTS: \n          All patients had been hospitalized for a first episode of acute diverticulitis (2002–2012).\n          MAIN OUTCOME MEASURES: \n          Temporal changes in treatment strategies and outcomes were evaluated by using the Cochran-Armitage test for trends. Multivariable logistic regression with generalized estimating equations was used to test for trends while adjusting for patient characteristics.\n          RESULTS: \n          There were 18,543 patients hospitalized with a first episode of diverticulitis, median age 60 years (interquartile range, 48–74). From 2002 to 2012, there was an increase in the proportion of patients admitted with complicated disease (abscess, perforation), 32% to 38%, yet a smaller proportion underwent urgent operation, 28% to 16% (all p &lt; 0.001). The use of percutaneous drainage increased from 1.9% of admissions in 2002 to 3.3% in 2012 (p &lt; 0.001). After adjusting for changes in patient and disease characteristics over time, the odds of urgent operation decreased by 0.87 per annum (95% CI, 0.85–0.89). In those undergoing urgent surgery (n = 3873), the use of laparoscopy increased (9% to 18%, p &lt;0.001), whereas the use of the Hartmann procedure remained unchanged (64%). During this time, in-hospital mortality decreased (2.7% to 1.9%), as did the median length of stay (5 days, interquartile range, 3–9; to 3 days, interquartile range, 2–6; p &lt;0.001).\n          LIMITATIONS: \n          There is the potential for residual confounding, because clinical parameters available for risk adjustment were limited to fields existing within administrative data.\n          CONCLUSIONS: \n          There has been an increase in the use of nonoperative and minimally invasive strategies in treating patients with a first episode of acute diverticulitis. However, the Hartmann procedure remains the most frequently used urgent operative approach. Mortality and length of stay have improved during this time.","citation-key":"liEvolvingPracticePatterns2014","container-title":"Diseases of the Colon &amp; Rectum","DOI":"10.1097/DCR.0000000000000224","ISSN":"0012-3706","issue":"12","language":"en-US","page":"1397","source":"journals.lww.com","title":"Evolving Practice Patterns in the Management of Acute Colonic Diverticulitis: A Population-Based Analysis","title-short":"Evolving Practice Patterns in the Management of Acute Colonic Diverticulitis","volume":"57","author":[{"family":"Li","given":"Debbie"},{"family":"Baxter","given":"Nancy N."},{"family":"McLeod","given":"Robin S."},{"family":"Moineddin","given":"Rahim"},{"family":"Wilton","given":"Andrew S."},{"family":"Nathens","given":"Avery B."}],"issued":{"date-parts":[["2014",12]]}}},{"id":839,"uris":["http://zotero.org/users/6327427/items/WG276THG"],"itemData":{"id":839,"type":"article-journal","abstract":"Aim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morbidity","volume":"15","author":[{"family":"Sharma","given":"A."},{"family":"Deeb","given":"A.-P."},{"family":"Rickles","given":"A. S."},{"family":"Iannuzzi","given":"J. C."},{"family":"Monson","given":"J. R. T."},{"family":"Fleming","given":"F. J."}],"issued":{"date-parts":[["2013"]]}}}],"schema":"https://github.com/citation-style-language/schema/raw/master/csl-citation.json"} </w:instrText>
      </w:r>
      <w:r w:rsidR="0083595F" w:rsidRPr="0083595F">
        <w:rPr>
          <w:bCs/>
          <w:lang w:val="en-FR"/>
        </w:rPr>
        <w:fldChar w:fldCharType="separate"/>
      </w:r>
      <w:r w:rsidR="00047E87" w:rsidRPr="00047E87">
        <w:rPr>
          <w:vertAlign w:val="superscript"/>
          <w:lang w:val="en-GB"/>
        </w:rPr>
        <w:t>13,34,35</w:t>
      </w:r>
      <w:r w:rsidR="0083595F" w:rsidRPr="0083595F">
        <w:rPr>
          <w:bCs/>
          <w:lang w:val="en-FR"/>
        </w:rPr>
        <w:fldChar w:fldCharType="end"/>
      </w:r>
      <w:ins w:id="158" w:author="Thomas Husson" w:date="2026-01-13T09:06:00Z">
        <w:r w:rsidRPr="0083595F">
          <w:rPr>
            <w:bCs/>
            <w:lang w:val="en-FR"/>
          </w:rPr>
          <w:t>.</w:t>
        </w:r>
      </w:ins>
    </w:p>
    <w:p w14:paraId="6E35D901" w14:textId="001C7123" w:rsidR="00CC07E9" w:rsidRDefault="00BE5412" w:rsidP="007A1A5E">
      <w:pPr>
        <w:spacing w:line="480" w:lineRule="auto"/>
        <w:ind w:right="419" w:firstLine="720"/>
        <w:rPr>
          <w:bCs/>
          <w:lang w:val="en-FR"/>
        </w:rPr>
      </w:pPr>
      <w:r>
        <w:rPr>
          <w:bCs/>
          <w:lang w:val="en-FR"/>
        </w:rPr>
        <w:t>The</w:t>
      </w:r>
      <w:r w:rsidR="007A1A5E" w:rsidRPr="007A1A5E">
        <w:rPr>
          <w:bCs/>
          <w:lang w:val="en-FR"/>
        </w:rPr>
        <w:t xml:space="preserve"> present findings can be positioned within the limited and heterogeneous observational literature on minimally invasive emergency surgery for perforated diverticulitis. Vennix et al. reported that emergency laparoscopic sigmoid resection is feasible in selected settings and may be associated with lower morbidity and shorter hospital stay compared with open surgery, but their analysis primarily addressed the impact of surgical approach within mixed reconstructive strategies and therefore cannot establish strategy-level equivalence</w:t>
      </w:r>
      <w:r w:rsidR="00826511">
        <w:rPr>
          <w:bCs/>
          <w:lang w:val="en-FR"/>
        </w:rPr>
        <w:t xml:space="preserve"> </w:t>
      </w:r>
      <w:r w:rsidR="00826511">
        <w:rPr>
          <w:bCs/>
          <w:lang w:val="en-FR"/>
        </w:rPr>
        <w:fldChar w:fldCharType="begin"/>
      </w:r>
      <w:r w:rsidR="00826511">
        <w:rPr>
          <w:bCs/>
          <w:lang w:val="en-FR"/>
        </w:rPr>
        <w:instrText xml:space="preserve"> ADDIN ZOTERO_ITEM CSL_CITATION {"citationID":"je2PeuCA","properties":{"formattedCitation":"\\super 20\\nosupersub{}","plainCitation":"20","noteIndex":0},"citationItems":[{"id":690,"uris":["http://zotero.org/users/6327427/items/QT7AIA8Y"],"itemData":{"id":690,"type":"article-journal","abstract":"Background\n\nHartmann’s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A."}],"issued":{"date-parts":[["2016"]]}}}],"schema":"https://github.com/citation-style-language/schema/raw/master/csl-citation.json"} </w:instrText>
      </w:r>
      <w:r w:rsidR="00826511">
        <w:rPr>
          <w:bCs/>
          <w:lang w:val="en-FR"/>
        </w:rPr>
        <w:fldChar w:fldCharType="separate"/>
      </w:r>
      <w:r w:rsidR="00826511" w:rsidRPr="00826511">
        <w:rPr>
          <w:vertAlign w:val="superscript"/>
          <w:lang w:val="en-GB"/>
        </w:rPr>
        <w:t>20</w:t>
      </w:r>
      <w:r w:rsidR="00826511">
        <w:rPr>
          <w:bCs/>
          <w:lang w:val="en-FR"/>
        </w:rPr>
        <w:fldChar w:fldCharType="end"/>
      </w:r>
      <w:r w:rsidR="007A1A5E" w:rsidRPr="007A1A5E">
        <w:rPr>
          <w:bCs/>
          <w:lang w:val="en-FR"/>
        </w:rPr>
        <w:t xml:space="preserve">. Turley et al., using a large propensity-matched NSQIP analysis restricted to Hartmann’s procedures, found no significant short-term advantage of laparoscopy over open surgery, although interpretation is limited by the absence of granular clinical data and by the lack of </w:t>
      </w:r>
      <w:r w:rsidR="00826511">
        <w:rPr>
          <w:bCs/>
          <w:lang w:val="en-FR"/>
        </w:rPr>
        <w:t xml:space="preserve">information on Hinchey status or on </w:t>
      </w:r>
      <w:r w:rsidR="007A1A5E" w:rsidRPr="007A1A5E">
        <w:rPr>
          <w:bCs/>
          <w:lang w:val="en-FR"/>
        </w:rPr>
        <w:t>long-term stoma outcomes</w:t>
      </w:r>
      <w:r w:rsidR="00826511">
        <w:rPr>
          <w:bCs/>
          <w:lang w:val="en-FR"/>
        </w:rPr>
        <w:t xml:space="preserve"> </w:t>
      </w:r>
      <w:r w:rsidR="00826511">
        <w:rPr>
          <w:bCs/>
          <w:lang w:val="en-FR"/>
        </w:rPr>
        <w:fldChar w:fldCharType="begin"/>
      </w:r>
      <w:r w:rsidR="00826511">
        <w:rPr>
          <w:bCs/>
          <w:lang w:val="en-FR"/>
        </w:rPr>
        <w:instrText xml:space="preserve"> ADDIN ZOTERO_ITEM CSL_CITATION {"citationID":"zkuklBAf","properties":{"formattedCitation":"\\super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826511">
        <w:rPr>
          <w:bCs/>
          <w:lang w:val="en-FR"/>
        </w:rPr>
        <w:fldChar w:fldCharType="separate"/>
      </w:r>
      <w:r w:rsidR="00826511" w:rsidRPr="00826511">
        <w:rPr>
          <w:vertAlign w:val="superscript"/>
          <w:lang w:val="en-GB"/>
        </w:rPr>
        <w:t>19</w:t>
      </w:r>
      <w:r w:rsidR="00826511">
        <w:rPr>
          <w:bCs/>
          <w:lang w:val="en-FR"/>
        </w:rPr>
        <w:fldChar w:fldCharType="end"/>
      </w:r>
      <w:r w:rsidR="007A1A5E" w:rsidRPr="007A1A5E">
        <w:rPr>
          <w:bCs/>
          <w:lang w:val="en-FR"/>
        </w:rPr>
        <w:t xml:space="preserve">. At the other end of the spectrum, Cassini et al. described a totally laparoscopic two-step strategy with high feasibility of laparoscopic reversal in </w:t>
      </w:r>
      <w:r w:rsidR="007A1A5E" w:rsidRPr="007A1A5E">
        <w:rPr>
          <w:bCs/>
          <w:lang w:val="en-FR"/>
        </w:rPr>
        <w:lastRenderedPageBreak/>
        <w:t>selected patients treated in expert centers, providing proof of technical feasibility rather than comparative evidence against reconstructive strategies</w:t>
      </w:r>
      <w:r w:rsidR="00826511">
        <w:rPr>
          <w:bCs/>
          <w:lang w:val="en-FR"/>
        </w:rPr>
        <w:t xml:space="preserve"> </w:t>
      </w:r>
      <w:r w:rsidR="00826511">
        <w:rPr>
          <w:bCs/>
          <w:lang w:val="en-FR"/>
        </w:rPr>
        <w:fldChar w:fldCharType="begin"/>
      </w:r>
      <w:r w:rsidR="00826511">
        <w:rPr>
          <w:bCs/>
          <w:lang w:val="en-FR"/>
        </w:rPr>
        <w:instrText xml:space="preserve"> ADDIN ZOTERO_ITEM CSL_CITATION {"citationID":"89NlmMVw","properties":{"formattedCitation":"\\super 22\\nosupersub{}","plainCitation":"22","noteIndex":0},"citationItems":[{"id":805,"uris":["http://zotero.org/users/6327427/items/2PFKZEVN"],"itemData":{"id":805,"type":"article-journal","abstract":"BACKGROUND: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826511">
        <w:rPr>
          <w:bCs/>
          <w:lang w:val="en-FR"/>
        </w:rPr>
        <w:fldChar w:fldCharType="separate"/>
      </w:r>
      <w:r w:rsidR="00826511" w:rsidRPr="00826511">
        <w:rPr>
          <w:vertAlign w:val="superscript"/>
          <w:lang w:val="en-GB"/>
        </w:rPr>
        <w:t>22</w:t>
      </w:r>
      <w:r w:rsidR="00826511">
        <w:rPr>
          <w:bCs/>
          <w:lang w:val="en-FR"/>
        </w:rPr>
        <w:fldChar w:fldCharType="end"/>
      </w:r>
      <w:r w:rsidR="007A1A5E" w:rsidRPr="007A1A5E">
        <w:rPr>
          <w:bCs/>
          <w:lang w:val="en-FR"/>
        </w:rPr>
        <w:t>. Taken together, these studies support that LHP is feasible and may improve selected perioperative metrics in some contexts, but they do not demonstrate equivalence with the contemporary benchmark strategy of primary anastomosis with diversion for long-term stoma-free survival</w:t>
      </w:r>
      <w:r w:rsidR="00826511">
        <w:rPr>
          <w:bCs/>
          <w:lang w:val="en-FR"/>
        </w:rPr>
        <w:t xml:space="preserve">, </w:t>
      </w:r>
      <w:r w:rsidR="007A1A5E" w:rsidRPr="007A1A5E">
        <w:rPr>
          <w:bCs/>
          <w:lang w:val="en-FR"/>
        </w:rPr>
        <w:t>an issue directly addressed by the present matched comparative design.</w:t>
      </w:r>
    </w:p>
    <w:p w14:paraId="71472139" w14:textId="77777777" w:rsidR="00D9188C" w:rsidRDefault="00D9188C" w:rsidP="00D9188C">
      <w:pPr>
        <w:spacing w:line="480" w:lineRule="auto"/>
        <w:ind w:right="419" w:firstLine="720"/>
        <w:rPr>
          <w:bCs/>
          <w:lang w:val="en-FR"/>
        </w:rPr>
      </w:pPr>
      <w:r w:rsidRPr="00D9188C">
        <w:rPr>
          <w:bCs/>
          <w:lang w:val="en-FR"/>
        </w:rPr>
        <w:t>Our findings support a pragmatic interpretation for current practice in generalized diverticular peritonitis. In this matched national cohort, performing Hartmann’s procedure laparoscopically did not translate into clearly improved short-term outcomes and did not offset the long-term functional disadvantage inherent to a non-restorative strategy. When patients are stable and eligible for reconstruction, open sigmoid resection with protected primary anastomosis therefore remains the reference approach to maximize the likelihood of long-term stoma-free survival.</w:t>
      </w:r>
    </w:p>
    <w:p w14:paraId="6541C9C8" w14:textId="7FADB48B" w:rsidR="00100F79" w:rsidRDefault="00100F79" w:rsidP="00100F79">
      <w:pPr>
        <w:spacing w:line="480" w:lineRule="auto"/>
        <w:ind w:right="419" w:firstLine="720"/>
        <w:rPr>
          <w:bCs/>
          <w:lang w:val="en-FR"/>
        </w:rPr>
      </w:pPr>
      <w:r w:rsidRPr="00100F79">
        <w:rPr>
          <w:bCs/>
          <w:lang w:val="en-FR"/>
        </w:rPr>
        <w:t>This study has several strengths that support the robustness and relevance of the present findings. It relies on a national multicenter surgical database (AFC), provides one of the largest reported series specifically focused on laparoscopic Hartmann’s procedure in this emergency indication, and uses propensity score matching to reduce baseline imbalance when benchmarking LHP against the contemporary reference strateg</w:t>
      </w:r>
      <w:r>
        <w:rPr>
          <w:bCs/>
          <w:lang w:val="en-FR"/>
        </w:rPr>
        <w:t xml:space="preserve">y. </w:t>
      </w:r>
      <w:r w:rsidRPr="00100F79">
        <w:rPr>
          <w:bCs/>
          <w:lang w:val="en-FR"/>
        </w:rPr>
        <w:t>Nonetheless, several limitations must be acknowledged. As a retrospective analysis, the comparison remains exposed to residual confounding despite propensity-score matching. Key clinical variables were not available, including</w:t>
      </w:r>
      <w:r w:rsidR="002D5C5F">
        <w:rPr>
          <w:bCs/>
          <w:lang w:val="en-FR"/>
        </w:rPr>
        <w:t xml:space="preserve"> </w:t>
      </w:r>
      <w:r w:rsidRPr="00100F79">
        <w:rPr>
          <w:bCs/>
          <w:lang w:val="en-FR"/>
        </w:rPr>
        <w:t>the initial intention regarding restoration of continuity, which may have influenced both treatment allocation and subsequent stoma management. Approximately half of LHP required conversion, and the dataset did not capture the reasons for conversion</w:t>
      </w:r>
      <w:r>
        <w:rPr>
          <w:bCs/>
          <w:lang w:val="en-FR"/>
        </w:rPr>
        <w:t>. Additionnaly</w:t>
      </w:r>
      <w:r w:rsidRPr="00100F79">
        <w:rPr>
          <w:bCs/>
          <w:lang w:val="en-FR"/>
        </w:rPr>
        <w:t xml:space="preserve">, detailed information on the modalities of restoration of continuity was not available </w:t>
      </w:r>
      <w:r w:rsidRPr="00100F79">
        <w:rPr>
          <w:bCs/>
          <w:lang w:val="en-FR"/>
        </w:rPr>
        <w:lastRenderedPageBreak/>
        <w:t>(surgical approach at reversal and whether reconstruction was performed with or without diversion), and quality-of-life outcomes were not collected.</w:t>
      </w:r>
    </w:p>
    <w:p w14:paraId="24439F6C" w14:textId="7C8CCECE" w:rsidR="009A5D64" w:rsidRPr="00164743" w:rsidRDefault="00100F79" w:rsidP="00100F79">
      <w:pPr>
        <w:spacing w:line="480" w:lineRule="auto"/>
        <w:ind w:right="419" w:firstLine="720"/>
        <w:rPr>
          <w:b/>
          <w:lang w:val="en-FR"/>
        </w:rPr>
      </w:pPr>
      <w:r w:rsidRPr="00100F79">
        <w:rPr>
          <w:bCs/>
          <w:lang w:val="en-FR"/>
        </w:rPr>
        <w:t>In conclusion, in a propensity score–matched national multicenter cohort, laparoscopic Hartmann’s procedure was associated with lower long-term stoma-free survival than open sigmoid resection with protected primary anastomosis, while short-term outcomes were similar. The conversion-status analysis suggests that this difference is unlikely to be driven by conversion itself. These findings support that, in stable patients with generalized diverticular peritonitis, sigmoid resection with primary anastomosis protected by a diverting ileostomy should remain the preferred strategy, whereas Hartmann’s procedure should be reserved for unstable or very high-risk patients.</w:t>
      </w:r>
    </w:p>
    <w:p w14:paraId="34A6F183" w14:textId="77777777" w:rsidR="00CB5A11" w:rsidRPr="009A5D64" w:rsidRDefault="00CB5A11">
      <w:pPr>
        <w:rPr>
          <w:ins w:id="159" w:author="MARIANI Antoine" w:date="2025-12-17T11:19:00Z"/>
          <w:b/>
          <w:lang w:val="en-GB"/>
          <w:rPrChange w:id="160" w:author="Thomas Husson" w:date="2026-01-13T08:39:00Z" w16du:dateUtc="2026-01-13T07:39:00Z">
            <w:rPr>
              <w:ins w:id="161" w:author="MARIANI Antoine" w:date="2025-12-17T11:19:00Z"/>
              <w:b/>
            </w:rPr>
          </w:rPrChange>
        </w:rPr>
      </w:pPr>
    </w:p>
    <w:p w14:paraId="7D6B9F66" w14:textId="77777777" w:rsidR="00CB5A11" w:rsidRDefault="00CB5A11">
      <w:pPr>
        <w:rPr>
          <w:ins w:id="162" w:author="MARIANI Antoine" w:date="2025-12-17T11:19:00Z"/>
          <w:b/>
          <w:lang w:val="fr-FR"/>
        </w:rPr>
      </w:pPr>
      <w:ins w:id="163" w:author="MARIANI Antoine" w:date="2025-12-17T11:19:00Z">
        <w:r w:rsidRPr="00CB5A11">
          <w:rPr>
            <w:b/>
            <w:lang w:val="fr-FR"/>
            <w:rPrChange w:id="164" w:author="MARIANI Antoine" w:date="2025-12-17T11:19:00Z">
              <w:rPr>
                <w:b/>
              </w:rPr>
            </w:rPrChange>
          </w:rPr>
          <w:t>Reprendre résultats principaux et l</w:t>
        </w:r>
        <w:r>
          <w:rPr>
            <w:b/>
            <w:lang w:val="fr-FR"/>
          </w:rPr>
          <w:t>es discuter :</w:t>
        </w:r>
      </w:ins>
    </w:p>
    <w:p w14:paraId="34E83F61" w14:textId="77777777" w:rsidR="00CB5A11" w:rsidRDefault="00CB5A11">
      <w:pPr>
        <w:rPr>
          <w:ins w:id="165" w:author="MARIANI Antoine" w:date="2025-12-17T11:19:00Z"/>
          <w:b/>
          <w:lang w:val="fr-FR"/>
        </w:rPr>
      </w:pPr>
    </w:p>
    <w:p w14:paraId="542F81E9" w14:textId="31747C18" w:rsidR="00CB5A11" w:rsidRDefault="00CB5A11">
      <w:pPr>
        <w:rPr>
          <w:ins w:id="166" w:author="MARIANI Antoine" w:date="2025-12-17T11:19:00Z"/>
          <w:b/>
          <w:lang w:val="fr-FR"/>
        </w:rPr>
      </w:pPr>
      <w:ins w:id="167" w:author="MARIANI Antoine" w:date="2025-12-17T11:19:00Z">
        <w:r>
          <w:rPr>
            <w:b/>
            <w:lang w:val="fr-FR"/>
          </w:rPr>
          <w:t xml:space="preserve">Taux de rétablissement plus bas du Hartmann : quel positionnement par rapport </w:t>
        </w:r>
        <w:proofErr w:type="spellStart"/>
        <w:r>
          <w:rPr>
            <w:b/>
            <w:lang w:val="fr-FR"/>
          </w:rPr>
          <w:t>a</w:t>
        </w:r>
        <w:proofErr w:type="spellEnd"/>
        <w:r>
          <w:rPr>
            <w:b/>
            <w:lang w:val="fr-FR"/>
          </w:rPr>
          <w:t xml:space="preserve"> Diverti et LADIES</w:t>
        </w:r>
      </w:ins>
      <w:ins w:id="168" w:author="MARIANI Antoine" w:date="2025-12-17T11:22:00Z">
        <w:r>
          <w:rPr>
            <w:b/>
            <w:lang w:val="fr-FR"/>
          </w:rPr>
          <w:t xml:space="preserve"> – éventuellement tableau avec les principaux résultat</w:t>
        </w:r>
      </w:ins>
      <w:ins w:id="169" w:author="MARIANI Antoine" w:date="2025-12-17T11:23:00Z">
        <w:r>
          <w:rPr>
            <w:b/>
            <w:lang w:val="fr-FR"/>
          </w:rPr>
          <w:t>s des essais randomisés pour bien se positionner.</w:t>
        </w:r>
      </w:ins>
    </w:p>
    <w:p w14:paraId="7E2BF76E" w14:textId="77777777" w:rsidR="00CB5A11" w:rsidRDefault="00CB5A11">
      <w:pPr>
        <w:rPr>
          <w:ins w:id="170" w:author="MARIANI Antoine" w:date="2025-12-17T11:19:00Z"/>
          <w:b/>
          <w:lang w:val="fr-FR"/>
        </w:rPr>
      </w:pPr>
    </w:p>
    <w:p w14:paraId="79AA4430" w14:textId="77777777" w:rsidR="00CB5A11" w:rsidRDefault="00CB5A11">
      <w:pPr>
        <w:rPr>
          <w:ins w:id="171" w:author="MARIANI Antoine" w:date="2025-12-17T11:20:00Z"/>
          <w:b/>
          <w:lang w:val="fr-FR"/>
        </w:rPr>
      </w:pPr>
      <w:ins w:id="172" w:author="MARIANI Antoine" w:date="2025-12-17T11:20:00Z">
        <w:r>
          <w:rPr>
            <w:b/>
            <w:lang w:val="fr-FR"/>
          </w:rPr>
          <w:t>Problème du rétablissement lié au Hartmann et non pas à la coelio car la conversion en change rien.</w:t>
        </w:r>
      </w:ins>
    </w:p>
    <w:p w14:paraId="67627939" w14:textId="77777777" w:rsidR="00CB5A11" w:rsidRDefault="00CB5A11">
      <w:pPr>
        <w:rPr>
          <w:ins w:id="173" w:author="MARIANI Antoine" w:date="2025-12-17T11:20:00Z"/>
          <w:b/>
          <w:lang w:val="fr-FR"/>
        </w:rPr>
      </w:pPr>
    </w:p>
    <w:p w14:paraId="71BB4E4A" w14:textId="77777777" w:rsidR="00CB5A11" w:rsidRDefault="00CB5A11">
      <w:pPr>
        <w:rPr>
          <w:ins w:id="174" w:author="MARIANI Antoine" w:date="2025-12-17T11:21:00Z"/>
          <w:b/>
          <w:lang w:val="fr-FR"/>
        </w:rPr>
      </w:pPr>
      <w:ins w:id="175" w:author="MARIANI Antoine" w:date="2025-12-17T11:20:00Z">
        <w:r>
          <w:rPr>
            <w:b/>
            <w:lang w:val="fr-FR"/>
          </w:rPr>
          <w:t>Taux de fistule peu élevé pour anastomose dans la péritonite – Y a-t-il une</w:t>
        </w:r>
      </w:ins>
      <w:ins w:id="176" w:author="MARIANI Antoine" w:date="2025-12-17T11:21:00Z">
        <w:r>
          <w:rPr>
            <w:b/>
            <w:lang w:val="fr-FR"/>
          </w:rPr>
          <w:t xml:space="preserve"> place pour ne pas protéger les anastomoses ??</w:t>
        </w:r>
      </w:ins>
    </w:p>
    <w:p w14:paraId="72D60DE1" w14:textId="77777777" w:rsidR="00CB5A11" w:rsidRDefault="00CB5A11">
      <w:pPr>
        <w:rPr>
          <w:ins w:id="177" w:author="MARIANI Antoine" w:date="2025-12-17T11:21:00Z"/>
          <w:b/>
          <w:lang w:val="fr-FR"/>
        </w:rPr>
      </w:pPr>
    </w:p>
    <w:p w14:paraId="456D3AFF" w14:textId="77777777" w:rsidR="00CB5A11" w:rsidRDefault="00CB5A11">
      <w:pPr>
        <w:rPr>
          <w:ins w:id="178" w:author="MARIANI Antoine" w:date="2025-12-17T11:21:00Z"/>
          <w:b/>
          <w:lang w:val="fr-FR"/>
        </w:rPr>
      </w:pPr>
      <w:ins w:id="179" w:author="MARIANI Antoine" w:date="2025-12-17T11:21:00Z">
        <w:r>
          <w:rPr>
            <w:b/>
            <w:lang w:val="fr-FR"/>
          </w:rPr>
          <w:t>Plus grosse série de la littérature ++</w:t>
        </w:r>
      </w:ins>
    </w:p>
    <w:p w14:paraId="7EF3A4BA" w14:textId="77777777" w:rsidR="00CB5A11" w:rsidRDefault="00CB5A11">
      <w:pPr>
        <w:rPr>
          <w:ins w:id="180" w:author="MARIANI Antoine" w:date="2025-12-17T11:21:00Z"/>
          <w:b/>
          <w:lang w:val="fr-FR"/>
        </w:rPr>
      </w:pPr>
    </w:p>
    <w:p w14:paraId="6D0253AE" w14:textId="77777777" w:rsidR="00CB5A11" w:rsidRDefault="00CB5A11">
      <w:pPr>
        <w:rPr>
          <w:ins w:id="181" w:author="MARIANI Antoine" w:date="2025-12-17T11:22:00Z"/>
          <w:b/>
          <w:lang w:val="fr-FR"/>
        </w:rPr>
      </w:pPr>
      <w:ins w:id="182" w:author="MARIANI Antoine" w:date="2025-12-17T11:21:00Z">
        <w:r>
          <w:rPr>
            <w:b/>
            <w:lang w:val="fr-FR"/>
          </w:rPr>
          <w:t xml:space="preserve">Le </w:t>
        </w:r>
        <w:proofErr w:type="spellStart"/>
        <w:r>
          <w:rPr>
            <w:b/>
            <w:lang w:val="fr-FR"/>
          </w:rPr>
          <w:t>hartmann</w:t>
        </w:r>
        <w:proofErr w:type="spellEnd"/>
        <w:r>
          <w:rPr>
            <w:b/>
            <w:lang w:val="fr-FR"/>
          </w:rPr>
          <w:t xml:space="preserve"> reste</w:t>
        </w:r>
      </w:ins>
      <w:ins w:id="183" w:author="MARIANI Antoine" w:date="2025-12-17T11:22:00Z">
        <w:r>
          <w:rPr>
            <w:b/>
            <w:lang w:val="fr-FR"/>
          </w:rPr>
          <w:t xml:space="preserve"> une opération recommandée mais uniquement en cas d’instabilité.</w:t>
        </w:r>
      </w:ins>
    </w:p>
    <w:p w14:paraId="20C34124" w14:textId="77777777" w:rsidR="00CB5A11" w:rsidRDefault="00CB5A11">
      <w:pPr>
        <w:rPr>
          <w:ins w:id="184" w:author="MARIANI Antoine" w:date="2025-12-17T11:22:00Z"/>
          <w:b/>
          <w:lang w:val="fr-FR"/>
        </w:rPr>
      </w:pPr>
      <w:ins w:id="185" w:author="MARIANI Antoine" w:date="2025-12-17T11:22:00Z">
        <w:r>
          <w:rPr>
            <w:b/>
            <w:lang w:val="fr-FR"/>
          </w:rPr>
          <w:t>Quand on a le choix rester sur l’anastomose protégée</w:t>
        </w:r>
      </w:ins>
    </w:p>
    <w:p w14:paraId="0047D1FC" w14:textId="77777777" w:rsidR="00CB5A11" w:rsidRDefault="00CB5A11">
      <w:pPr>
        <w:rPr>
          <w:ins w:id="186" w:author="MARIANI Antoine" w:date="2025-12-17T11:22:00Z"/>
          <w:b/>
          <w:lang w:val="fr-FR"/>
        </w:rPr>
      </w:pPr>
    </w:p>
    <w:p w14:paraId="2A6D1403" w14:textId="7DA6BA59" w:rsidR="00E23FE0" w:rsidRPr="00CB5A11" w:rsidRDefault="00E23FE0">
      <w:pPr>
        <w:rPr>
          <w:b/>
          <w:lang w:val="fr-FR"/>
          <w:rPrChange w:id="187" w:author="MARIANI Antoine" w:date="2025-12-17T11:19:00Z">
            <w:rPr>
              <w:b/>
            </w:rPr>
          </w:rPrChange>
        </w:rPr>
      </w:pPr>
      <w:r w:rsidRPr="00CB5A11">
        <w:rPr>
          <w:b/>
          <w:lang w:val="fr-FR"/>
          <w:rPrChange w:id="188"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89" w:author="Thomas Husson" w:date="2026-01-07T12:11:00Z">
            <w:rPr>
              <w:b/>
              <w:bCs/>
              <w:lang w:val="fr-FR"/>
            </w:rPr>
          </w:rPrChange>
        </w:rPr>
      </w:pPr>
      <w:r w:rsidRPr="00D85F96">
        <w:rPr>
          <w:b/>
          <w:bCs/>
          <w:lang w:val="en-GB"/>
          <w:rPrChange w:id="190" w:author="Thomas Husson" w:date="2026-01-07T12:11:00Z">
            <w:rPr>
              <w:b/>
              <w:bCs/>
              <w:lang w:val="fr-FR"/>
            </w:rPr>
          </w:rPrChange>
        </w:rPr>
        <w:lastRenderedPageBreak/>
        <w:t>References</w:t>
      </w:r>
    </w:p>
    <w:p w14:paraId="6BC7AE89" w14:textId="77777777" w:rsidR="00047E87" w:rsidRPr="00047E87" w:rsidRDefault="003C5B4D" w:rsidP="00047E87">
      <w:pPr>
        <w:pStyle w:val="Bibliography"/>
        <w:rPr>
          <w:lang w:val="en-GB"/>
        </w:rPr>
      </w:pPr>
      <w:r w:rsidRPr="006F1D1D">
        <w:rPr>
          <w:b/>
          <w:bCs/>
        </w:rPr>
        <w:fldChar w:fldCharType="begin"/>
      </w:r>
      <w:r w:rsidR="00047E87">
        <w:rPr>
          <w:b/>
          <w:bCs/>
          <w:lang w:val="en-GB"/>
        </w:rPr>
        <w:instrText xml:space="preserve"> ADDIN ZOTERO_BIBL {"uncited":[],"omitted":[],"custom":[]} CSL_BIBLIOGRAPHY </w:instrText>
      </w:r>
      <w:r w:rsidRPr="006F1D1D">
        <w:rPr>
          <w:b/>
          <w:bCs/>
        </w:rPr>
        <w:fldChar w:fldCharType="separate"/>
      </w:r>
      <w:r w:rsidR="00047E87" w:rsidRPr="00047E87">
        <w:rPr>
          <w:lang w:val="en-GB"/>
        </w:rPr>
        <w:t>1.</w:t>
      </w:r>
      <w:r w:rsidR="00047E87" w:rsidRPr="00047E87">
        <w:rPr>
          <w:lang w:val="en-GB"/>
        </w:rPr>
        <w:tab/>
        <w:t xml:space="preserve">Hinchey EJ, Schaal PG, Richards GK. Treatment of perforated diverticular disease of the colon. </w:t>
      </w:r>
      <w:r w:rsidR="00047E87" w:rsidRPr="00047E87">
        <w:rPr>
          <w:i/>
          <w:iCs/>
          <w:lang w:val="en-GB"/>
        </w:rPr>
        <w:t>Adv Surg</w:t>
      </w:r>
      <w:r w:rsidR="00047E87" w:rsidRPr="00047E87">
        <w:rPr>
          <w:lang w:val="en-GB"/>
        </w:rPr>
        <w:t xml:space="preserve">. </w:t>
      </w:r>
      <w:proofErr w:type="gramStart"/>
      <w:r w:rsidR="00047E87" w:rsidRPr="00047E87">
        <w:rPr>
          <w:lang w:val="en-GB"/>
        </w:rPr>
        <w:t>1978;12:85</w:t>
      </w:r>
      <w:proofErr w:type="gramEnd"/>
      <w:r w:rsidR="00047E87" w:rsidRPr="00047E87">
        <w:rPr>
          <w:lang w:val="en-GB"/>
        </w:rPr>
        <w:t>-109.</w:t>
      </w:r>
    </w:p>
    <w:p w14:paraId="667F9C67" w14:textId="77777777" w:rsidR="00047E87" w:rsidRPr="00047E87" w:rsidRDefault="00047E87" w:rsidP="00047E87">
      <w:pPr>
        <w:pStyle w:val="Bibliography"/>
        <w:rPr>
          <w:lang w:val="en-GB"/>
        </w:rPr>
      </w:pPr>
      <w:r w:rsidRPr="00047E87">
        <w:rPr>
          <w:lang w:val="en-GB"/>
        </w:rPr>
        <w:t>2.</w:t>
      </w:r>
      <w:r w:rsidRPr="00047E87">
        <w:rPr>
          <w:lang w:val="en-GB"/>
        </w:rPr>
        <w:tab/>
        <w:t xml:space="preserve">Hanna MH, Kaiser AM. Update on the management of sigmoid diverticulitis. </w:t>
      </w:r>
      <w:r w:rsidRPr="00047E87">
        <w:rPr>
          <w:i/>
          <w:iCs/>
          <w:lang w:val="en-GB"/>
        </w:rPr>
        <w:t>World J Gastroenterol</w:t>
      </w:r>
      <w:r w:rsidRPr="00047E87">
        <w:rPr>
          <w:lang w:val="en-GB"/>
        </w:rPr>
        <w:t>. 2021;27(9):760-781. doi:10.3748/</w:t>
      </w:r>
      <w:proofErr w:type="gramStart"/>
      <w:r w:rsidRPr="00047E87">
        <w:rPr>
          <w:lang w:val="en-GB"/>
        </w:rPr>
        <w:t>wjg.v27.i</w:t>
      </w:r>
      <w:proofErr w:type="gramEnd"/>
      <w:r w:rsidRPr="00047E87">
        <w:rPr>
          <w:lang w:val="en-GB"/>
        </w:rPr>
        <w:t>9.760</w:t>
      </w:r>
    </w:p>
    <w:p w14:paraId="48A00524" w14:textId="77777777" w:rsidR="00047E87" w:rsidRPr="00047E87" w:rsidRDefault="00047E87" w:rsidP="00047E87">
      <w:pPr>
        <w:pStyle w:val="Bibliography"/>
        <w:rPr>
          <w:lang w:val="en-GB"/>
        </w:rPr>
      </w:pPr>
      <w:r w:rsidRPr="00047E87">
        <w:rPr>
          <w:lang w:val="en-GB"/>
        </w:rPr>
        <w:t>3.</w:t>
      </w:r>
      <w:r w:rsidRPr="00047E87">
        <w:rPr>
          <w:lang w:val="en-GB"/>
        </w:rPr>
        <w:tab/>
        <w:t xml:space="preserve">Regenbogen SE, Hardiman KM, Hendren S, Morris AM. Surgery for Diverticulitis in the 21st Century: A Systematic Review. </w:t>
      </w:r>
      <w:r w:rsidRPr="00047E87">
        <w:rPr>
          <w:i/>
          <w:iCs/>
          <w:lang w:val="en-GB"/>
        </w:rPr>
        <w:t>JAMA Surg</w:t>
      </w:r>
      <w:r w:rsidRPr="00047E87">
        <w:rPr>
          <w:lang w:val="en-GB"/>
        </w:rPr>
        <w:t>. 2014;149(3):292-303. doi:10.1001/jamasurg.2013.5477</w:t>
      </w:r>
    </w:p>
    <w:p w14:paraId="3DF21B3B" w14:textId="77777777" w:rsidR="00047E87" w:rsidRPr="00047E87" w:rsidRDefault="00047E87" w:rsidP="00047E87">
      <w:pPr>
        <w:pStyle w:val="Bibliography"/>
        <w:rPr>
          <w:lang w:val="en-GB"/>
        </w:rPr>
      </w:pPr>
      <w:r w:rsidRPr="00047E87">
        <w:rPr>
          <w:lang w:val="en-GB"/>
        </w:rPr>
        <w:t>4.</w:t>
      </w:r>
      <w:r w:rsidRPr="00047E87">
        <w:rPr>
          <w:lang w:val="en-GB"/>
        </w:rPr>
        <w:tab/>
        <w:t xml:space="preserve">Hallam S, Mothe BS, </w:t>
      </w:r>
      <w:proofErr w:type="spellStart"/>
      <w:r w:rsidRPr="00047E87">
        <w:rPr>
          <w:lang w:val="en-GB"/>
        </w:rPr>
        <w:t>Tirumulaju</w:t>
      </w:r>
      <w:proofErr w:type="spellEnd"/>
      <w:r w:rsidRPr="00047E87">
        <w:rPr>
          <w:lang w:val="en-GB"/>
        </w:rPr>
        <w:t xml:space="preserve"> R. Hartmann’s procedure, reversal and rate of stoma-free survival. </w:t>
      </w:r>
      <w:r w:rsidRPr="00047E87">
        <w:rPr>
          <w:i/>
          <w:iCs/>
          <w:lang w:val="en-GB"/>
        </w:rPr>
        <w:t xml:space="preserve">Ann R Coll </w:t>
      </w:r>
      <w:proofErr w:type="spellStart"/>
      <w:r w:rsidRPr="00047E87">
        <w:rPr>
          <w:i/>
          <w:iCs/>
          <w:lang w:val="en-GB"/>
        </w:rPr>
        <w:t>Surg</w:t>
      </w:r>
      <w:proofErr w:type="spellEnd"/>
      <w:r w:rsidRPr="00047E87">
        <w:rPr>
          <w:i/>
          <w:iCs/>
          <w:lang w:val="en-GB"/>
        </w:rPr>
        <w:t xml:space="preserve"> Engl</w:t>
      </w:r>
      <w:r w:rsidRPr="00047E87">
        <w:rPr>
          <w:lang w:val="en-GB"/>
        </w:rPr>
        <w:t>. 2018;100(4):301-307. doi:10.1308/rcsann.2018.0006</w:t>
      </w:r>
    </w:p>
    <w:p w14:paraId="0C0B8885" w14:textId="77777777" w:rsidR="00047E87" w:rsidRPr="00047E87" w:rsidRDefault="00047E87" w:rsidP="00047E87">
      <w:pPr>
        <w:pStyle w:val="Bibliography"/>
        <w:rPr>
          <w:lang w:val="en-GB"/>
        </w:rPr>
      </w:pPr>
      <w:r w:rsidRPr="00047E87">
        <w:rPr>
          <w:lang w:val="en-GB"/>
        </w:rPr>
        <w:t>5.</w:t>
      </w:r>
      <w:r w:rsidRPr="00047E87">
        <w:rPr>
          <w:lang w:val="en-GB"/>
        </w:rPr>
        <w:tab/>
      </w:r>
      <w:proofErr w:type="spellStart"/>
      <w:r w:rsidRPr="00047E87">
        <w:rPr>
          <w:lang w:val="en-GB"/>
        </w:rPr>
        <w:t>Sartelli</w:t>
      </w:r>
      <w:proofErr w:type="spellEnd"/>
      <w:r w:rsidRPr="00047E87">
        <w:rPr>
          <w:lang w:val="en-GB"/>
        </w:rPr>
        <w:t xml:space="preserve"> M, Weber DG, Kluger Y, et al. 2020 update of the WSES guidelines for the management of acute colonic diverticulitis in the emergency setting. </w:t>
      </w:r>
      <w:r w:rsidRPr="00047E87">
        <w:rPr>
          <w:i/>
          <w:iCs/>
          <w:lang w:val="en-GB"/>
        </w:rPr>
        <w:t>World J Emerg Surg</w:t>
      </w:r>
      <w:r w:rsidRPr="00047E87">
        <w:rPr>
          <w:lang w:val="en-GB"/>
        </w:rPr>
        <w:t>. 2020;15(1):32. doi:10.1186/s13017-020-00313-4</w:t>
      </w:r>
    </w:p>
    <w:p w14:paraId="318100E0" w14:textId="77777777" w:rsidR="00047E87" w:rsidRPr="00047E87" w:rsidRDefault="00047E87" w:rsidP="00047E87">
      <w:pPr>
        <w:pStyle w:val="Bibliography"/>
        <w:rPr>
          <w:lang w:val="fr-FR"/>
        </w:rPr>
      </w:pPr>
      <w:r w:rsidRPr="00047E87">
        <w:rPr>
          <w:lang w:val="en-GB"/>
        </w:rPr>
        <w:t>6.</w:t>
      </w:r>
      <w:r w:rsidRPr="00047E87">
        <w:rPr>
          <w:lang w:val="en-GB"/>
        </w:rPr>
        <w:tab/>
        <w:t xml:space="preserve">Hall J, Hardiman K, Lee S, et al. The American Society of Colon and Rectal Surgeons Clinical Practice Guidelines for the Treatment of Left-Sided Colonic Diverticulitis. </w:t>
      </w:r>
      <w:r w:rsidRPr="00047E87">
        <w:rPr>
          <w:i/>
          <w:iCs/>
          <w:lang w:val="fr-FR"/>
        </w:rPr>
        <w:t>Dis Colon Rectum</w:t>
      </w:r>
      <w:r w:rsidRPr="00047E87">
        <w:rPr>
          <w:lang w:val="fr-FR"/>
        </w:rPr>
        <w:t xml:space="preserve">. </w:t>
      </w:r>
      <w:proofErr w:type="gramStart"/>
      <w:r w:rsidRPr="00047E87">
        <w:rPr>
          <w:lang w:val="fr-FR"/>
        </w:rPr>
        <w:t>2020;</w:t>
      </w:r>
      <w:proofErr w:type="gramEnd"/>
      <w:r w:rsidRPr="00047E87">
        <w:rPr>
          <w:lang w:val="fr-FR"/>
        </w:rPr>
        <w:t>63(6</w:t>
      </w:r>
      <w:proofErr w:type="gramStart"/>
      <w:r w:rsidRPr="00047E87">
        <w:rPr>
          <w:lang w:val="fr-FR"/>
        </w:rPr>
        <w:t>):</w:t>
      </w:r>
      <w:proofErr w:type="gramEnd"/>
      <w:r w:rsidRPr="00047E87">
        <w:rPr>
          <w:lang w:val="fr-FR"/>
        </w:rPr>
        <w:t xml:space="preserve">728. </w:t>
      </w:r>
      <w:proofErr w:type="gramStart"/>
      <w:r w:rsidRPr="00047E87">
        <w:rPr>
          <w:lang w:val="fr-FR"/>
        </w:rPr>
        <w:t>doi:</w:t>
      </w:r>
      <w:proofErr w:type="gramEnd"/>
      <w:r w:rsidRPr="00047E87">
        <w:rPr>
          <w:lang w:val="fr-FR"/>
        </w:rPr>
        <w:t>10.1097/DCR.0000000000001679</w:t>
      </w:r>
    </w:p>
    <w:p w14:paraId="3D0B71CF" w14:textId="77777777" w:rsidR="00047E87" w:rsidRPr="00047E87" w:rsidRDefault="00047E87" w:rsidP="00047E87">
      <w:pPr>
        <w:pStyle w:val="Bibliography"/>
        <w:rPr>
          <w:lang w:val="fr-FR"/>
        </w:rPr>
      </w:pPr>
      <w:r w:rsidRPr="00047E87">
        <w:rPr>
          <w:lang w:val="fr-FR"/>
        </w:rPr>
        <w:t>7.</w:t>
      </w:r>
      <w:r w:rsidRPr="00047E87">
        <w:rPr>
          <w:lang w:val="fr-FR"/>
        </w:rPr>
        <w:tab/>
        <w:t xml:space="preserve">Haute Autorité de Santé HAS. </w:t>
      </w:r>
      <w:r w:rsidRPr="00047E87">
        <w:rPr>
          <w:i/>
          <w:iCs/>
          <w:lang w:val="fr-FR"/>
        </w:rPr>
        <w:t>Prise en charge médicale et chirurgicale de la diverticulite colique</w:t>
      </w:r>
      <w:proofErr w:type="gramStart"/>
      <w:r w:rsidRPr="00047E87">
        <w:rPr>
          <w:lang w:val="fr-FR"/>
        </w:rPr>
        <w:t>.;</w:t>
      </w:r>
      <w:proofErr w:type="gramEnd"/>
      <w:r w:rsidRPr="00047E87">
        <w:rPr>
          <w:lang w:val="fr-FR"/>
        </w:rPr>
        <w:t xml:space="preserve"> 2017. https://www.has-sante.fr/jcms/c_2806798/fr/prise-en-charge-medicale-et-chirurgicale-de-la-diverticulite-colique</w:t>
      </w:r>
    </w:p>
    <w:p w14:paraId="7B19E345" w14:textId="77777777" w:rsidR="00047E87" w:rsidRPr="00047E87" w:rsidRDefault="00047E87" w:rsidP="00047E87">
      <w:pPr>
        <w:pStyle w:val="Bibliography"/>
        <w:rPr>
          <w:lang w:val="en-GB"/>
        </w:rPr>
      </w:pPr>
      <w:r w:rsidRPr="00047E87">
        <w:rPr>
          <w:lang w:val="fr-FR"/>
        </w:rPr>
        <w:t>8.</w:t>
      </w:r>
      <w:r w:rsidRPr="00047E87">
        <w:rPr>
          <w:lang w:val="fr-FR"/>
        </w:rPr>
        <w:tab/>
        <w:t xml:space="preserve">Bridoux V, Regimbeau JM, </w:t>
      </w:r>
      <w:proofErr w:type="spellStart"/>
      <w:r w:rsidRPr="00047E87">
        <w:rPr>
          <w:lang w:val="fr-FR"/>
        </w:rPr>
        <w:t>Ouaissi</w:t>
      </w:r>
      <w:proofErr w:type="spellEnd"/>
      <w:r w:rsidRPr="00047E87">
        <w:rPr>
          <w:lang w:val="fr-FR"/>
        </w:rPr>
        <w:t xml:space="preserve"> M, et al. </w:t>
      </w:r>
      <w:r w:rsidRPr="00047E87">
        <w:rPr>
          <w:lang w:val="en-GB"/>
        </w:rPr>
        <w:t xml:space="preserve">Hartmann’s Procedure or Primary Anastomosis for Generalized Peritonitis due to Perforated Diverticulitis: A Prospective </w:t>
      </w:r>
      <w:proofErr w:type="spellStart"/>
      <w:r w:rsidRPr="00047E87">
        <w:rPr>
          <w:lang w:val="en-GB"/>
        </w:rPr>
        <w:t>Multicenter</w:t>
      </w:r>
      <w:proofErr w:type="spellEnd"/>
      <w:r w:rsidRPr="00047E87">
        <w:rPr>
          <w:lang w:val="en-GB"/>
        </w:rPr>
        <w:t xml:space="preserve"> Randomized Trial (DIVERTI). </w:t>
      </w:r>
      <w:r w:rsidRPr="00047E87">
        <w:rPr>
          <w:i/>
          <w:iCs/>
          <w:lang w:val="en-GB"/>
        </w:rPr>
        <w:t>J Am Coll Surg</w:t>
      </w:r>
      <w:r w:rsidRPr="00047E87">
        <w:rPr>
          <w:lang w:val="en-GB"/>
        </w:rPr>
        <w:t xml:space="preserve">. 2017;225(6):798-805. </w:t>
      </w:r>
      <w:proofErr w:type="gramStart"/>
      <w:r w:rsidRPr="00047E87">
        <w:rPr>
          <w:lang w:val="en-GB"/>
        </w:rPr>
        <w:t>doi:10.1016/j.jamcollsurg</w:t>
      </w:r>
      <w:proofErr w:type="gramEnd"/>
      <w:r w:rsidRPr="00047E87">
        <w:rPr>
          <w:lang w:val="en-GB"/>
        </w:rPr>
        <w:t>.2017.09.004</w:t>
      </w:r>
    </w:p>
    <w:p w14:paraId="2B30BC70" w14:textId="77777777" w:rsidR="00047E87" w:rsidRPr="00047E87" w:rsidRDefault="00047E87" w:rsidP="00047E87">
      <w:pPr>
        <w:pStyle w:val="Bibliography"/>
        <w:rPr>
          <w:lang w:val="en-GB"/>
        </w:rPr>
      </w:pPr>
      <w:r w:rsidRPr="00047E87">
        <w:rPr>
          <w:lang w:val="en-GB"/>
        </w:rPr>
        <w:t>9.</w:t>
      </w:r>
      <w:r w:rsidRPr="00047E87">
        <w:rPr>
          <w:lang w:val="en-GB"/>
        </w:rPr>
        <w:tab/>
      </w:r>
      <w:proofErr w:type="spellStart"/>
      <w:r w:rsidRPr="00047E87">
        <w:rPr>
          <w:lang w:val="en-GB"/>
        </w:rPr>
        <w:t>Oberkofler</w:t>
      </w:r>
      <w:proofErr w:type="spellEnd"/>
      <w:r w:rsidRPr="00047E87">
        <w:rPr>
          <w:lang w:val="en-GB"/>
        </w:rPr>
        <w:t xml:space="preserve"> CE, </w:t>
      </w:r>
      <w:proofErr w:type="spellStart"/>
      <w:r w:rsidRPr="00047E87">
        <w:rPr>
          <w:lang w:val="en-GB"/>
        </w:rPr>
        <w:t>Rickenbacher</w:t>
      </w:r>
      <w:proofErr w:type="spellEnd"/>
      <w:r w:rsidRPr="00047E87">
        <w:rPr>
          <w:lang w:val="en-GB"/>
        </w:rPr>
        <w:t xml:space="preserve"> A, Raptis DA, et al. A </w:t>
      </w:r>
      <w:proofErr w:type="spellStart"/>
      <w:r w:rsidRPr="00047E87">
        <w:rPr>
          <w:lang w:val="en-GB"/>
        </w:rPr>
        <w:t>Multicenter</w:t>
      </w:r>
      <w:proofErr w:type="spellEnd"/>
      <w:r w:rsidRPr="00047E87">
        <w:rPr>
          <w:lang w:val="en-GB"/>
        </w:rPr>
        <w:t xml:space="preserve"> Randomized Clinical Trial of Primary Anastomosis or Hartmann’s Procedure for Perforated Left Colonic Diverticulitis </w:t>
      </w:r>
      <w:proofErr w:type="gramStart"/>
      <w:r w:rsidRPr="00047E87">
        <w:rPr>
          <w:lang w:val="en-GB"/>
        </w:rPr>
        <w:t>With</w:t>
      </w:r>
      <w:proofErr w:type="gramEnd"/>
      <w:r w:rsidRPr="00047E87">
        <w:rPr>
          <w:lang w:val="en-GB"/>
        </w:rPr>
        <w:t xml:space="preserve"> Purulent or </w:t>
      </w:r>
      <w:proofErr w:type="spellStart"/>
      <w:r w:rsidRPr="00047E87">
        <w:rPr>
          <w:lang w:val="en-GB"/>
        </w:rPr>
        <w:t>Fecal</w:t>
      </w:r>
      <w:proofErr w:type="spellEnd"/>
      <w:r w:rsidRPr="00047E87">
        <w:rPr>
          <w:lang w:val="en-GB"/>
        </w:rPr>
        <w:t xml:space="preserve"> Peritonitis. </w:t>
      </w:r>
      <w:r w:rsidRPr="00047E87">
        <w:rPr>
          <w:i/>
          <w:iCs/>
          <w:lang w:val="en-GB"/>
        </w:rPr>
        <w:t>Ann Surg</w:t>
      </w:r>
      <w:r w:rsidRPr="00047E87">
        <w:rPr>
          <w:lang w:val="en-GB"/>
        </w:rPr>
        <w:t>. 2012;256(5):819. doi:10.1097/SLA.0b013e31827324ba</w:t>
      </w:r>
    </w:p>
    <w:p w14:paraId="07B9DD99" w14:textId="77777777" w:rsidR="00047E87" w:rsidRPr="00047E87" w:rsidRDefault="00047E87" w:rsidP="00047E87">
      <w:pPr>
        <w:pStyle w:val="Bibliography"/>
        <w:rPr>
          <w:lang w:val="en-GB"/>
        </w:rPr>
      </w:pPr>
      <w:r w:rsidRPr="00047E87">
        <w:rPr>
          <w:lang w:val="en-GB"/>
        </w:rPr>
        <w:t>10.</w:t>
      </w:r>
      <w:r w:rsidRPr="00047E87">
        <w:rPr>
          <w:lang w:val="en-GB"/>
        </w:rPr>
        <w:tab/>
      </w:r>
      <w:proofErr w:type="spellStart"/>
      <w:r w:rsidRPr="00047E87">
        <w:rPr>
          <w:lang w:val="en-GB"/>
        </w:rPr>
        <w:t>Lambrichts</w:t>
      </w:r>
      <w:proofErr w:type="spellEnd"/>
      <w:r w:rsidRPr="00047E87">
        <w:rPr>
          <w:lang w:val="en-GB"/>
        </w:rPr>
        <w:t xml:space="preserve"> DPV, </w:t>
      </w:r>
      <w:proofErr w:type="spellStart"/>
      <w:r w:rsidRPr="00047E87">
        <w:rPr>
          <w:lang w:val="en-GB"/>
        </w:rPr>
        <w:t>Vennix</w:t>
      </w:r>
      <w:proofErr w:type="spellEnd"/>
      <w:r w:rsidRPr="00047E87">
        <w:rPr>
          <w:lang w:val="en-GB"/>
        </w:rPr>
        <w:t xml:space="preserve"> S, Musters GD, et al. Hartmann’s procedure versus </w:t>
      </w:r>
      <w:proofErr w:type="spellStart"/>
      <w:r w:rsidRPr="00047E87">
        <w:rPr>
          <w:lang w:val="en-GB"/>
        </w:rPr>
        <w:t>sigmoidectomy</w:t>
      </w:r>
      <w:proofErr w:type="spellEnd"/>
      <w:r w:rsidRPr="00047E87">
        <w:rPr>
          <w:lang w:val="en-GB"/>
        </w:rPr>
        <w:t xml:space="preserve"> with primary anastomosis for perforated diverticulitis with purulent or faecal peritonitis (LADIES): a multicentre, parallel-group, randomised, open-label, superiority trial. </w:t>
      </w:r>
      <w:r w:rsidRPr="00047E87">
        <w:rPr>
          <w:i/>
          <w:iCs/>
          <w:lang w:val="en-GB"/>
        </w:rPr>
        <w:t>Lancet Gastroenterol Hepatol</w:t>
      </w:r>
      <w:r w:rsidRPr="00047E87">
        <w:rPr>
          <w:lang w:val="en-GB"/>
        </w:rPr>
        <w:t>. 2019;4(8):599-610. doi:10.1016/S2468-1253(19)30174-8</w:t>
      </w:r>
    </w:p>
    <w:p w14:paraId="0076DFF2" w14:textId="77777777" w:rsidR="00047E87" w:rsidRPr="00047E87" w:rsidRDefault="00047E87" w:rsidP="00047E87">
      <w:pPr>
        <w:pStyle w:val="Bibliography"/>
        <w:rPr>
          <w:lang w:val="en-GB"/>
        </w:rPr>
      </w:pPr>
      <w:r w:rsidRPr="00047E87">
        <w:rPr>
          <w:lang w:val="en-GB"/>
        </w:rPr>
        <w:t>11.</w:t>
      </w:r>
      <w:r w:rsidRPr="00047E87">
        <w:rPr>
          <w:lang w:val="en-GB"/>
        </w:rPr>
        <w:tab/>
      </w:r>
      <w:proofErr w:type="spellStart"/>
      <w:r w:rsidRPr="00047E87">
        <w:rPr>
          <w:lang w:val="en-GB"/>
        </w:rPr>
        <w:t>Cirocchi</w:t>
      </w:r>
      <w:proofErr w:type="spellEnd"/>
      <w:r w:rsidRPr="00047E87">
        <w:rPr>
          <w:lang w:val="en-GB"/>
        </w:rPr>
        <w:t xml:space="preserve"> R, Afshar S, Shaban F, et al. Perforated sigmoid diverticulitis: Hartmann’s procedure or resection with primary anastomosis-a systematic review and meta-analysis of randomised control trials. </w:t>
      </w:r>
      <w:r w:rsidRPr="00047E87">
        <w:rPr>
          <w:i/>
          <w:iCs/>
          <w:lang w:val="en-GB"/>
        </w:rPr>
        <w:t>Tech Coloproctology</w:t>
      </w:r>
      <w:r w:rsidRPr="00047E87">
        <w:rPr>
          <w:lang w:val="en-GB"/>
        </w:rPr>
        <w:t>. 2018;22(10):743-753. doi:10.1007/s10151-018-1819-9</w:t>
      </w:r>
    </w:p>
    <w:p w14:paraId="6B7A0494" w14:textId="77777777" w:rsidR="00047E87" w:rsidRPr="00047E87" w:rsidRDefault="00047E87" w:rsidP="00047E87">
      <w:pPr>
        <w:pStyle w:val="Bibliography"/>
        <w:rPr>
          <w:lang w:val="fr-FR"/>
        </w:rPr>
      </w:pPr>
      <w:r w:rsidRPr="00047E87">
        <w:rPr>
          <w:lang w:val="en-GB"/>
        </w:rPr>
        <w:t>12.</w:t>
      </w:r>
      <w:r w:rsidRPr="00047E87">
        <w:rPr>
          <w:lang w:val="en-GB"/>
        </w:rPr>
        <w:tab/>
        <w:t xml:space="preserve">Acuna SA, Wood T, Chesney TR, et al. Operative Strategies for Perforated Diverticulitis: A Systematic Review and Meta-analysis. </w:t>
      </w:r>
      <w:r w:rsidRPr="00047E87">
        <w:rPr>
          <w:i/>
          <w:iCs/>
          <w:lang w:val="fr-FR"/>
        </w:rPr>
        <w:t>Dis Colon Rectum</w:t>
      </w:r>
      <w:r w:rsidRPr="00047E87">
        <w:rPr>
          <w:lang w:val="fr-FR"/>
        </w:rPr>
        <w:t xml:space="preserve">. </w:t>
      </w:r>
      <w:proofErr w:type="gramStart"/>
      <w:r w:rsidRPr="00047E87">
        <w:rPr>
          <w:lang w:val="fr-FR"/>
        </w:rPr>
        <w:t>2018;</w:t>
      </w:r>
      <w:proofErr w:type="gramEnd"/>
      <w:r w:rsidRPr="00047E87">
        <w:rPr>
          <w:lang w:val="fr-FR"/>
        </w:rPr>
        <w:t>61(12</w:t>
      </w:r>
      <w:proofErr w:type="gramStart"/>
      <w:r w:rsidRPr="00047E87">
        <w:rPr>
          <w:lang w:val="fr-FR"/>
        </w:rPr>
        <w:t>):</w:t>
      </w:r>
      <w:proofErr w:type="gramEnd"/>
      <w:r w:rsidRPr="00047E87">
        <w:rPr>
          <w:lang w:val="fr-FR"/>
        </w:rPr>
        <w:t xml:space="preserve">1442-1453. </w:t>
      </w:r>
      <w:proofErr w:type="gramStart"/>
      <w:r w:rsidRPr="00047E87">
        <w:rPr>
          <w:lang w:val="fr-FR"/>
        </w:rPr>
        <w:t>doi:</w:t>
      </w:r>
      <w:proofErr w:type="gramEnd"/>
      <w:r w:rsidRPr="00047E87">
        <w:rPr>
          <w:lang w:val="fr-FR"/>
        </w:rPr>
        <w:t>10.1097/DCR.0000000000001149</w:t>
      </w:r>
    </w:p>
    <w:p w14:paraId="430E8E6A" w14:textId="77777777" w:rsidR="00047E87" w:rsidRPr="00047E87" w:rsidRDefault="00047E87" w:rsidP="00047E87">
      <w:pPr>
        <w:pStyle w:val="Bibliography"/>
        <w:rPr>
          <w:lang w:val="en-GB"/>
        </w:rPr>
      </w:pPr>
      <w:r w:rsidRPr="00047E87">
        <w:rPr>
          <w:lang w:val="fr-FR"/>
        </w:rPr>
        <w:lastRenderedPageBreak/>
        <w:t>13.</w:t>
      </w:r>
      <w:r w:rsidRPr="00047E87">
        <w:rPr>
          <w:lang w:val="fr-FR"/>
        </w:rPr>
        <w:tab/>
        <w:t xml:space="preserve">Pinson J, </w:t>
      </w:r>
      <w:proofErr w:type="spellStart"/>
      <w:r w:rsidRPr="00047E87">
        <w:rPr>
          <w:lang w:val="fr-FR"/>
        </w:rPr>
        <w:t>Tuech</w:t>
      </w:r>
      <w:proofErr w:type="spellEnd"/>
      <w:r w:rsidRPr="00047E87">
        <w:rPr>
          <w:lang w:val="fr-FR"/>
        </w:rPr>
        <w:t xml:space="preserve"> JJ, </w:t>
      </w:r>
      <w:proofErr w:type="spellStart"/>
      <w:r w:rsidRPr="00047E87">
        <w:rPr>
          <w:lang w:val="fr-FR"/>
        </w:rPr>
        <w:t>Ouaissi</w:t>
      </w:r>
      <w:proofErr w:type="spellEnd"/>
      <w:r w:rsidRPr="00047E87">
        <w:rPr>
          <w:lang w:val="fr-FR"/>
        </w:rPr>
        <w:t xml:space="preserve"> M, et al. </w:t>
      </w:r>
      <w:r w:rsidRPr="00047E87">
        <w:rPr>
          <w:lang w:val="en-GB"/>
        </w:rPr>
        <w:t xml:space="preserve">Role of protective stoma after primary anastomosis for generalized peritonitis due to perforated diverticulitis-DIVERTI 2 (a prospective </w:t>
      </w:r>
      <w:proofErr w:type="spellStart"/>
      <w:r w:rsidRPr="00047E87">
        <w:rPr>
          <w:lang w:val="en-GB"/>
        </w:rPr>
        <w:t>multicenter</w:t>
      </w:r>
      <w:proofErr w:type="spellEnd"/>
      <w:r w:rsidRPr="00047E87">
        <w:rPr>
          <w:lang w:val="en-GB"/>
        </w:rPr>
        <w:t xml:space="preserve"> randomized trial): rationale and design (nct04604730). </w:t>
      </w:r>
      <w:r w:rsidRPr="00047E87">
        <w:rPr>
          <w:i/>
          <w:iCs/>
          <w:lang w:val="en-GB"/>
        </w:rPr>
        <w:t>BMC Surg</w:t>
      </w:r>
      <w:r w:rsidRPr="00047E87">
        <w:rPr>
          <w:lang w:val="en-GB"/>
        </w:rPr>
        <w:t>. 2022;22(1):191. doi:10.1186/s12893-022-01589-w</w:t>
      </w:r>
    </w:p>
    <w:p w14:paraId="207A4610" w14:textId="77777777" w:rsidR="00047E87" w:rsidRPr="00047E87" w:rsidRDefault="00047E87" w:rsidP="00047E87">
      <w:pPr>
        <w:pStyle w:val="Bibliography"/>
        <w:rPr>
          <w:lang w:val="en-GB"/>
        </w:rPr>
      </w:pPr>
      <w:r w:rsidRPr="00047E87">
        <w:rPr>
          <w:lang w:val="en-GB"/>
        </w:rPr>
        <w:t>14.</w:t>
      </w:r>
      <w:r w:rsidRPr="00047E87">
        <w:rPr>
          <w:lang w:val="en-GB"/>
        </w:rPr>
        <w:tab/>
        <w:t xml:space="preserve">Esparza </w:t>
      </w:r>
      <w:proofErr w:type="spellStart"/>
      <w:r w:rsidRPr="00047E87">
        <w:rPr>
          <w:lang w:val="en-GB"/>
        </w:rPr>
        <w:t>Monzavi</w:t>
      </w:r>
      <w:proofErr w:type="spellEnd"/>
      <w:r w:rsidRPr="00047E87">
        <w:rPr>
          <w:lang w:val="en-GB"/>
        </w:rPr>
        <w:t xml:space="preserve"> CA, </w:t>
      </w:r>
      <w:proofErr w:type="spellStart"/>
      <w:r w:rsidRPr="00047E87">
        <w:rPr>
          <w:lang w:val="en-GB"/>
        </w:rPr>
        <w:t>Naffouje</w:t>
      </w:r>
      <w:proofErr w:type="spellEnd"/>
      <w:r w:rsidRPr="00047E87">
        <w:rPr>
          <w:lang w:val="en-GB"/>
        </w:rPr>
        <w:t xml:space="preserve"> SA, Chaudhry V, </w:t>
      </w:r>
      <w:proofErr w:type="spellStart"/>
      <w:r w:rsidRPr="00047E87">
        <w:rPr>
          <w:lang w:val="en-GB"/>
        </w:rPr>
        <w:t>Nordenstam</w:t>
      </w:r>
      <w:proofErr w:type="spellEnd"/>
      <w:r w:rsidRPr="00047E87">
        <w:rPr>
          <w:lang w:val="en-GB"/>
        </w:rPr>
        <w:t xml:space="preserve"> J, Mellgren A, Gantt G. Open vs Minimally Invasive Approach for Emergent Colectomy in Perforated Diverticulitis. </w:t>
      </w:r>
      <w:r w:rsidRPr="00047E87">
        <w:rPr>
          <w:i/>
          <w:iCs/>
          <w:lang w:val="en-GB"/>
        </w:rPr>
        <w:t>Dis Colon Rectum</w:t>
      </w:r>
      <w:r w:rsidRPr="00047E87">
        <w:rPr>
          <w:lang w:val="en-GB"/>
        </w:rPr>
        <w:t>. 2021;64(3):319-327. doi:10.1097/DCR.0000000000001805</w:t>
      </w:r>
    </w:p>
    <w:p w14:paraId="0DDE8737" w14:textId="77777777" w:rsidR="00047E87" w:rsidRPr="00047E87" w:rsidRDefault="00047E87" w:rsidP="00047E87">
      <w:pPr>
        <w:pStyle w:val="Bibliography"/>
        <w:rPr>
          <w:lang w:val="en-GB"/>
        </w:rPr>
      </w:pPr>
      <w:r w:rsidRPr="00047E87">
        <w:rPr>
          <w:lang w:val="en-GB"/>
        </w:rPr>
        <w:t>15.</w:t>
      </w:r>
      <w:r w:rsidRPr="00047E87">
        <w:rPr>
          <w:lang w:val="en-GB"/>
        </w:rPr>
        <w:tab/>
        <w:t xml:space="preserve">Lee YF, Brown RF, Battaglia M, Cleary RK. Laparoscopic Versus Open Emergent Sigmoid Resection for Perforated Diverticulitis. </w:t>
      </w:r>
      <w:r w:rsidRPr="00047E87">
        <w:rPr>
          <w:i/>
          <w:iCs/>
          <w:lang w:val="en-GB"/>
        </w:rPr>
        <w:t xml:space="preserve">J </w:t>
      </w:r>
      <w:proofErr w:type="spellStart"/>
      <w:r w:rsidRPr="00047E87">
        <w:rPr>
          <w:i/>
          <w:iCs/>
          <w:lang w:val="en-GB"/>
        </w:rPr>
        <w:t>Gastrointest</w:t>
      </w:r>
      <w:proofErr w:type="spellEnd"/>
      <w:r w:rsidRPr="00047E87">
        <w:rPr>
          <w:i/>
          <w:iCs/>
          <w:lang w:val="en-GB"/>
        </w:rPr>
        <w:t xml:space="preserve"> </w:t>
      </w:r>
      <w:proofErr w:type="spellStart"/>
      <w:r w:rsidRPr="00047E87">
        <w:rPr>
          <w:i/>
          <w:iCs/>
          <w:lang w:val="en-GB"/>
        </w:rPr>
        <w:t>Surg</w:t>
      </w:r>
      <w:proofErr w:type="spellEnd"/>
      <w:r w:rsidRPr="00047E87">
        <w:rPr>
          <w:i/>
          <w:iCs/>
          <w:lang w:val="en-GB"/>
        </w:rPr>
        <w:t xml:space="preserve"> Off J Soc </w:t>
      </w:r>
      <w:proofErr w:type="spellStart"/>
      <w:r w:rsidRPr="00047E87">
        <w:rPr>
          <w:i/>
          <w:iCs/>
          <w:lang w:val="en-GB"/>
        </w:rPr>
        <w:t>Surg</w:t>
      </w:r>
      <w:proofErr w:type="spellEnd"/>
      <w:r w:rsidRPr="00047E87">
        <w:rPr>
          <w:i/>
          <w:iCs/>
          <w:lang w:val="en-GB"/>
        </w:rPr>
        <w:t xml:space="preserve"> Aliment Tract</w:t>
      </w:r>
      <w:r w:rsidRPr="00047E87">
        <w:rPr>
          <w:lang w:val="en-GB"/>
        </w:rPr>
        <w:t>. 2020;24(5):1173-1182. doi:10.1007/s11605-019-04490-9</w:t>
      </w:r>
    </w:p>
    <w:p w14:paraId="2CF613AF" w14:textId="77777777" w:rsidR="00047E87" w:rsidRPr="00047E87" w:rsidRDefault="00047E87" w:rsidP="00047E87">
      <w:pPr>
        <w:pStyle w:val="Bibliography"/>
        <w:rPr>
          <w:lang w:val="fr-FR"/>
        </w:rPr>
      </w:pPr>
      <w:r w:rsidRPr="00047E87">
        <w:rPr>
          <w:lang w:val="en-GB"/>
        </w:rPr>
        <w:t>16.</w:t>
      </w:r>
      <w:r w:rsidRPr="00047E87">
        <w:rPr>
          <w:lang w:val="en-GB"/>
        </w:rPr>
        <w:tab/>
        <w:t xml:space="preserve">Schultz JK, Yaqub S, Wallon C, et al. Laparoscopic Lavage vs Primary Resection for Acute Perforated Diverticulitis: The SCANDIV Randomized Clinical Trial. </w:t>
      </w:r>
      <w:r w:rsidRPr="00047E87">
        <w:rPr>
          <w:i/>
          <w:iCs/>
          <w:lang w:val="fr-FR"/>
        </w:rPr>
        <w:t>JAMA</w:t>
      </w:r>
      <w:r w:rsidRPr="00047E87">
        <w:rPr>
          <w:lang w:val="fr-FR"/>
        </w:rPr>
        <w:t xml:space="preserve">. </w:t>
      </w:r>
      <w:proofErr w:type="gramStart"/>
      <w:r w:rsidRPr="00047E87">
        <w:rPr>
          <w:lang w:val="fr-FR"/>
        </w:rPr>
        <w:t>2015;</w:t>
      </w:r>
      <w:proofErr w:type="gramEnd"/>
      <w:r w:rsidRPr="00047E87">
        <w:rPr>
          <w:lang w:val="fr-FR"/>
        </w:rPr>
        <w:t>314(13</w:t>
      </w:r>
      <w:proofErr w:type="gramStart"/>
      <w:r w:rsidRPr="00047E87">
        <w:rPr>
          <w:lang w:val="fr-FR"/>
        </w:rPr>
        <w:t>):</w:t>
      </w:r>
      <w:proofErr w:type="gramEnd"/>
      <w:r w:rsidRPr="00047E87">
        <w:rPr>
          <w:lang w:val="fr-FR"/>
        </w:rPr>
        <w:t xml:space="preserve">1364-1375. </w:t>
      </w:r>
      <w:proofErr w:type="gramStart"/>
      <w:r w:rsidRPr="00047E87">
        <w:rPr>
          <w:lang w:val="fr-FR"/>
        </w:rPr>
        <w:t>doi:</w:t>
      </w:r>
      <w:proofErr w:type="gramEnd"/>
      <w:r w:rsidRPr="00047E87">
        <w:rPr>
          <w:lang w:val="fr-FR"/>
        </w:rPr>
        <w:t>10.1001/jama.2015.12076</w:t>
      </w:r>
    </w:p>
    <w:p w14:paraId="775DFE15" w14:textId="77777777" w:rsidR="00047E87" w:rsidRPr="00047E87" w:rsidRDefault="00047E87" w:rsidP="00047E87">
      <w:pPr>
        <w:pStyle w:val="Bibliography"/>
        <w:rPr>
          <w:lang w:val="en-GB"/>
        </w:rPr>
      </w:pPr>
      <w:r w:rsidRPr="00047E87">
        <w:rPr>
          <w:lang w:val="fr-FR"/>
        </w:rPr>
        <w:t>17.</w:t>
      </w:r>
      <w:r w:rsidRPr="00047E87">
        <w:rPr>
          <w:lang w:val="fr-FR"/>
        </w:rPr>
        <w:tab/>
      </w:r>
      <w:proofErr w:type="spellStart"/>
      <w:r w:rsidRPr="00047E87">
        <w:rPr>
          <w:lang w:val="fr-FR"/>
        </w:rPr>
        <w:t>Hoek</w:t>
      </w:r>
      <w:proofErr w:type="spellEnd"/>
      <w:r w:rsidRPr="00047E87">
        <w:rPr>
          <w:lang w:val="fr-FR"/>
        </w:rPr>
        <w:t xml:space="preserve"> VT, </w:t>
      </w:r>
      <w:proofErr w:type="spellStart"/>
      <w:r w:rsidRPr="00047E87">
        <w:rPr>
          <w:lang w:val="fr-FR"/>
        </w:rPr>
        <w:t>Edomskis</w:t>
      </w:r>
      <w:proofErr w:type="spellEnd"/>
      <w:r w:rsidRPr="00047E87">
        <w:rPr>
          <w:lang w:val="fr-FR"/>
        </w:rPr>
        <w:t xml:space="preserve"> PP, Stark PW, et al. </w:t>
      </w:r>
      <w:r w:rsidRPr="00047E87">
        <w:rPr>
          <w:lang w:val="en-GB"/>
        </w:rPr>
        <w:t xml:space="preserve">Laparoscopic peritoneal lavage versus </w:t>
      </w:r>
      <w:proofErr w:type="spellStart"/>
      <w:r w:rsidRPr="00047E87">
        <w:rPr>
          <w:lang w:val="en-GB"/>
        </w:rPr>
        <w:t>sigmoidectomy</w:t>
      </w:r>
      <w:proofErr w:type="spellEnd"/>
      <w:r w:rsidRPr="00047E87">
        <w:rPr>
          <w:lang w:val="en-GB"/>
        </w:rPr>
        <w:t xml:space="preserve"> for perforated diverticulitis with purulent peritonitis: three-year follow-up of the randomised LOLA trial. </w:t>
      </w:r>
      <w:proofErr w:type="spellStart"/>
      <w:r w:rsidRPr="00047E87">
        <w:rPr>
          <w:i/>
          <w:iCs/>
          <w:lang w:val="en-GB"/>
        </w:rPr>
        <w:t>Surg</w:t>
      </w:r>
      <w:proofErr w:type="spellEnd"/>
      <w:r w:rsidRPr="00047E87">
        <w:rPr>
          <w:i/>
          <w:iCs/>
          <w:lang w:val="en-GB"/>
        </w:rPr>
        <w:t xml:space="preserve"> </w:t>
      </w:r>
      <w:proofErr w:type="spellStart"/>
      <w:r w:rsidRPr="00047E87">
        <w:rPr>
          <w:i/>
          <w:iCs/>
          <w:lang w:val="en-GB"/>
        </w:rPr>
        <w:t>Endosc</w:t>
      </w:r>
      <w:proofErr w:type="spellEnd"/>
      <w:r w:rsidRPr="00047E87">
        <w:rPr>
          <w:lang w:val="en-GB"/>
        </w:rPr>
        <w:t>. 2022;36(10):7764-7774. doi:10.1007/s00464-022-09326-3</w:t>
      </w:r>
    </w:p>
    <w:p w14:paraId="6BE95FD7" w14:textId="77777777" w:rsidR="00047E87" w:rsidRPr="00047E87" w:rsidRDefault="00047E87" w:rsidP="00047E87">
      <w:pPr>
        <w:pStyle w:val="Bibliography"/>
        <w:rPr>
          <w:lang w:val="en-GB"/>
        </w:rPr>
      </w:pPr>
      <w:r w:rsidRPr="00047E87">
        <w:rPr>
          <w:lang w:val="en-GB"/>
        </w:rPr>
        <w:t>18.</w:t>
      </w:r>
      <w:r w:rsidRPr="00047E87">
        <w:rPr>
          <w:lang w:val="en-GB"/>
        </w:rPr>
        <w:tab/>
        <w:t xml:space="preserve">Marshall JR, Buchwald PL, Gandhi J, et al. Laparoscopic Lavage in the Management of Hinchey Grade III Diverticulitis: A Systematic Review. </w:t>
      </w:r>
      <w:r w:rsidRPr="00047E87">
        <w:rPr>
          <w:i/>
          <w:iCs/>
          <w:lang w:val="en-GB"/>
        </w:rPr>
        <w:t>Ann Surg</w:t>
      </w:r>
      <w:r w:rsidRPr="00047E87">
        <w:rPr>
          <w:lang w:val="en-GB"/>
        </w:rPr>
        <w:t>. 2017;265(4):670. doi:10.1097/SLA.0000000000002005</w:t>
      </w:r>
    </w:p>
    <w:p w14:paraId="730EB0D1" w14:textId="77777777" w:rsidR="00047E87" w:rsidRPr="00047E87" w:rsidRDefault="00047E87" w:rsidP="00047E87">
      <w:pPr>
        <w:pStyle w:val="Bibliography"/>
        <w:rPr>
          <w:lang w:val="en-GB"/>
        </w:rPr>
      </w:pPr>
      <w:r w:rsidRPr="00047E87">
        <w:rPr>
          <w:lang w:val="en-GB"/>
        </w:rPr>
        <w:t>19.</w:t>
      </w:r>
      <w:r w:rsidRPr="00047E87">
        <w:rPr>
          <w:lang w:val="en-GB"/>
        </w:rPr>
        <w:tab/>
        <w:t xml:space="preserve">Turley RS, Barbas AS, Lidsky ME, </w:t>
      </w:r>
      <w:proofErr w:type="spellStart"/>
      <w:r w:rsidRPr="00047E87">
        <w:rPr>
          <w:lang w:val="en-GB"/>
        </w:rPr>
        <w:t>Mantyh</w:t>
      </w:r>
      <w:proofErr w:type="spellEnd"/>
      <w:r w:rsidRPr="00047E87">
        <w:rPr>
          <w:lang w:val="en-GB"/>
        </w:rPr>
        <w:t xml:space="preserve"> CR, </w:t>
      </w:r>
      <w:proofErr w:type="spellStart"/>
      <w:r w:rsidRPr="00047E87">
        <w:rPr>
          <w:lang w:val="en-GB"/>
        </w:rPr>
        <w:t>Migaly</w:t>
      </w:r>
      <w:proofErr w:type="spellEnd"/>
      <w:r w:rsidRPr="00047E87">
        <w:rPr>
          <w:lang w:val="en-GB"/>
        </w:rPr>
        <w:t xml:space="preserve"> J, Scarborough JE. Laparoscopic versus open Hartmann procedure for the emergency treatment of diverticulitis: a propensity-matched analysis. </w:t>
      </w:r>
      <w:r w:rsidRPr="00047E87">
        <w:rPr>
          <w:i/>
          <w:iCs/>
          <w:lang w:val="en-GB"/>
        </w:rPr>
        <w:t>Dis Colon Rectum</w:t>
      </w:r>
      <w:r w:rsidRPr="00047E87">
        <w:rPr>
          <w:lang w:val="en-GB"/>
        </w:rPr>
        <w:t xml:space="preserve">. 2013;56(1):72-82. </w:t>
      </w:r>
      <w:proofErr w:type="gramStart"/>
      <w:r w:rsidRPr="00047E87">
        <w:rPr>
          <w:lang w:val="en-GB"/>
        </w:rPr>
        <w:t>doi:10.1097/DCR.0b013e3182749cf5</w:t>
      </w:r>
      <w:proofErr w:type="gramEnd"/>
    </w:p>
    <w:p w14:paraId="15A2298E" w14:textId="77777777" w:rsidR="00047E87" w:rsidRPr="00047E87" w:rsidRDefault="00047E87" w:rsidP="00047E87">
      <w:pPr>
        <w:pStyle w:val="Bibliography"/>
        <w:rPr>
          <w:lang w:val="en-GB"/>
        </w:rPr>
      </w:pPr>
      <w:r w:rsidRPr="00047E87">
        <w:rPr>
          <w:lang w:val="en-GB"/>
        </w:rPr>
        <w:t>20.</w:t>
      </w:r>
      <w:r w:rsidRPr="00047E87">
        <w:rPr>
          <w:lang w:val="en-GB"/>
        </w:rPr>
        <w:tab/>
      </w:r>
      <w:proofErr w:type="spellStart"/>
      <w:r w:rsidRPr="00047E87">
        <w:rPr>
          <w:lang w:val="en-GB"/>
        </w:rPr>
        <w:t>Vennix</w:t>
      </w:r>
      <w:proofErr w:type="spellEnd"/>
      <w:r w:rsidRPr="00047E87">
        <w:rPr>
          <w:lang w:val="en-GB"/>
        </w:rPr>
        <w:t xml:space="preserve"> S, Lips DJ, Di Saverio S, et al. Acute laparoscopic and open </w:t>
      </w:r>
      <w:proofErr w:type="spellStart"/>
      <w:r w:rsidRPr="00047E87">
        <w:rPr>
          <w:lang w:val="en-GB"/>
        </w:rPr>
        <w:t>sigmoidectomy</w:t>
      </w:r>
      <w:proofErr w:type="spellEnd"/>
      <w:r w:rsidRPr="00047E87">
        <w:rPr>
          <w:lang w:val="en-GB"/>
        </w:rPr>
        <w:t xml:space="preserve"> for perforated diverticulitis: a propensity score-matched cohort. </w:t>
      </w:r>
      <w:proofErr w:type="spellStart"/>
      <w:r w:rsidRPr="00047E87">
        <w:rPr>
          <w:i/>
          <w:iCs/>
          <w:lang w:val="en-GB"/>
        </w:rPr>
        <w:t>Surg</w:t>
      </w:r>
      <w:proofErr w:type="spellEnd"/>
      <w:r w:rsidRPr="00047E87">
        <w:rPr>
          <w:i/>
          <w:iCs/>
          <w:lang w:val="en-GB"/>
        </w:rPr>
        <w:t xml:space="preserve"> </w:t>
      </w:r>
      <w:proofErr w:type="spellStart"/>
      <w:r w:rsidRPr="00047E87">
        <w:rPr>
          <w:i/>
          <w:iCs/>
          <w:lang w:val="en-GB"/>
        </w:rPr>
        <w:t>Endosc</w:t>
      </w:r>
      <w:proofErr w:type="spellEnd"/>
      <w:r w:rsidRPr="00047E87">
        <w:rPr>
          <w:lang w:val="en-GB"/>
        </w:rPr>
        <w:t xml:space="preserve">. </w:t>
      </w:r>
      <w:proofErr w:type="gramStart"/>
      <w:r w:rsidRPr="00047E87">
        <w:rPr>
          <w:lang w:val="en-GB"/>
        </w:rPr>
        <w:t>2016;30:3889</w:t>
      </w:r>
      <w:proofErr w:type="gramEnd"/>
      <w:r w:rsidRPr="00047E87">
        <w:rPr>
          <w:lang w:val="en-GB"/>
        </w:rPr>
        <w:t>-3896. doi:10.1007/s00464-015-4694-8</w:t>
      </w:r>
    </w:p>
    <w:p w14:paraId="0920E828" w14:textId="77777777" w:rsidR="00047E87" w:rsidRPr="00047E87" w:rsidRDefault="00047E87" w:rsidP="00047E87">
      <w:pPr>
        <w:pStyle w:val="Bibliography"/>
        <w:rPr>
          <w:lang w:val="en-GB"/>
        </w:rPr>
      </w:pPr>
      <w:r w:rsidRPr="00047E87">
        <w:rPr>
          <w:lang w:val="en-GB"/>
        </w:rPr>
        <w:t>21.</w:t>
      </w:r>
      <w:r w:rsidRPr="00047E87">
        <w:rPr>
          <w:lang w:val="en-GB"/>
        </w:rPr>
        <w:tab/>
      </w:r>
      <w:proofErr w:type="spellStart"/>
      <w:r w:rsidRPr="00047E87">
        <w:rPr>
          <w:lang w:val="en-GB"/>
        </w:rPr>
        <w:t>Vennix</w:t>
      </w:r>
      <w:proofErr w:type="spellEnd"/>
      <w:r w:rsidRPr="00047E87">
        <w:rPr>
          <w:lang w:val="en-GB"/>
        </w:rPr>
        <w:t xml:space="preserve"> S, Boersema GS, Buskens CJ, et al. Emergency Laparoscopic </w:t>
      </w:r>
      <w:proofErr w:type="spellStart"/>
      <w:r w:rsidRPr="00047E87">
        <w:rPr>
          <w:lang w:val="en-GB"/>
        </w:rPr>
        <w:t>Sigmoidectomy</w:t>
      </w:r>
      <w:proofErr w:type="spellEnd"/>
      <w:r w:rsidRPr="00047E87">
        <w:rPr>
          <w:lang w:val="en-GB"/>
        </w:rPr>
        <w:t xml:space="preserve"> for Perforated Diverticulitis with Generalised Peritonitis: A Systematic Review. </w:t>
      </w:r>
      <w:r w:rsidRPr="00047E87">
        <w:rPr>
          <w:i/>
          <w:iCs/>
          <w:lang w:val="en-GB"/>
        </w:rPr>
        <w:t>Dig Surg</w:t>
      </w:r>
      <w:r w:rsidRPr="00047E87">
        <w:rPr>
          <w:lang w:val="en-GB"/>
        </w:rPr>
        <w:t>. 2015;33(1):1-7. doi:10.1159/000441150</w:t>
      </w:r>
    </w:p>
    <w:p w14:paraId="4E770984" w14:textId="77777777" w:rsidR="00047E87" w:rsidRPr="00047E87" w:rsidRDefault="00047E87" w:rsidP="00047E87">
      <w:pPr>
        <w:pStyle w:val="Bibliography"/>
        <w:rPr>
          <w:lang w:val="en-GB"/>
        </w:rPr>
      </w:pPr>
      <w:r w:rsidRPr="00047E87">
        <w:rPr>
          <w:lang w:val="en-GB"/>
        </w:rPr>
        <w:t>22.</w:t>
      </w:r>
      <w:r w:rsidRPr="00047E87">
        <w:rPr>
          <w:lang w:val="en-GB"/>
        </w:rPr>
        <w:tab/>
        <w:t xml:space="preserve">Cassini D, </w:t>
      </w:r>
      <w:proofErr w:type="spellStart"/>
      <w:r w:rsidRPr="00047E87">
        <w:rPr>
          <w:lang w:val="en-GB"/>
        </w:rPr>
        <w:t>Miccini</w:t>
      </w:r>
      <w:proofErr w:type="spellEnd"/>
      <w:r w:rsidRPr="00047E87">
        <w:rPr>
          <w:lang w:val="en-GB"/>
        </w:rPr>
        <w:t xml:space="preserve"> M, </w:t>
      </w:r>
      <w:proofErr w:type="spellStart"/>
      <w:r w:rsidRPr="00047E87">
        <w:rPr>
          <w:lang w:val="en-GB"/>
        </w:rPr>
        <w:t>Manoochehri</w:t>
      </w:r>
      <w:proofErr w:type="spellEnd"/>
      <w:r w:rsidRPr="00047E87">
        <w:rPr>
          <w:lang w:val="en-GB"/>
        </w:rPr>
        <w:t xml:space="preserve"> F, Gregori M, </w:t>
      </w:r>
      <w:proofErr w:type="spellStart"/>
      <w:r w:rsidRPr="00047E87">
        <w:rPr>
          <w:lang w:val="en-GB"/>
        </w:rPr>
        <w:t>Baldazzi</w:t>
      </w:r>
      <w:proofErr w:type="spellEnd"/>
      <w:r w:rsidRPr="00047E87">
        <w:rPr>
          <w:lang w:val="en-GB"/>
        </w:rPr>
        <w:t xml:space="preserve"> G. Emergency Hartmann’s Procedure and Its Reversal: A Totally Laparoscopic 2-Step Surgery for the Treatment of Hinchey III and IV Diverticulitis. </w:t>
      </w:r>
      <w:proofErr w:type="spellStart"/>
      <w:r w:rsidRPr="00047E87">
        <w:rPr>
          <w:i/>
          <w:iCs/>
          <w:lang w:val="en-GB"/>
        </w:rPr>
        <w:t>Surg</w:t>
      </w:r>
      <w:proofErr w:type="spellEnd"/>
      <w:r w:rsidRPr="00047E87">
        <w:rPr>
          <w:i/>
          <w:iCs/>
          <w:lang w:val="en-GB"/>
        </w:rPr>
        <w:t xml:space="preserve"> </w:t>
      </w:r>
      <w:proofErr w:type="spellStart"/>
      <w:r w:rsidRPr="00047E87">
        <w:rPr>
          <w:i/>
          <w:iCs/>
          <w:lang w:val="en-GB"/>
        </w:rPr>
        <w:t>Innov</w:t>
      </w:r>
      <w:proofErr w:type="spellEnd"/>
      <w:r w:rsidRPr="00047E87">
        <w:rPr>
          <w:lang w:val="en-GB"/>
        </w:rPr>
        <w:t>. 2017;24(6):557-565. doi:10.1177/1553350617722226</w:t>
      </w:r>
    </w:p>
    <w:p w14:paraId="47B4F5A1" w14:textId="77777777" w:rsidR="00047E87" w:rsidRPr="00047E87" w:rsidRDefault="00047E87" w:rsidP="00047E87">
      <w:pPr>
        <w:pStyle w:val="Bibliography"/>
        <w:rPr>
          <w:lang w:val="fr-FR"/>
        </w:rPr>
      </w:pPr>
      <w:r w:rsidRPr="00047E87">
        <w:rPr>
          <w:lang w:val="en-GB"/>
        </w:rPr>
        <w:t>23.</w:t>
      </w:r>
      <w:r w:rsidRPr="00047E87">
        <w:rPr>
          <w:lang w:val="en-GB"/>
        </w:rPr>
        <w:tab/>
        <w:t xml:space="preserve">Tan L, Liu XY, Zhang B, Wang LL, Wei ZQ, Peng D. Laparoscopic versus open Hartmann reversal: a propensity </w:t>
      </w:r>
      <w:proofErr w:type="gramStart"/>
      <w:r w:rsidRPr="00047E87">
        <w:rPr>
          <w:lang w:val="en-GB"/>
        </w:rPr>
        <w:t>score</w:t>
      </w:r>
      <w:proofErr w:type="gramEnd"/>
      <w:r w:rsidRPr="00047E87">
        <w:rPr>
          <w:lang w:val="en-GB"/>
        </w:rPr>
        <w:t xml:space="preserve"> matching analysis. </w:t>
      </w:r>
      <w:r w:rsidRPr="00047E87">
        <w:rPr>
          <w:i/>
          <w:iCs/>
          <w:lang w:val="fr-FR"/>
        </w:rPr>
        <w:t>Int J Colorectal Dis</w:t>
      </w:r>
      <w:r w:rsidRPr="00047E87">
        <w:rPr>
          <w:lang w:val="fr-FR"/>
        </w:rPr>
        <w:t xml:space="preserve">. </w:t>
      </w:r>
      <w:proofErr w:type="gramStart"/>
      <w:r w:rsidRPr="00047E87">
        <w:rPr>
          <w:lang w:val="fr-FR"/>
        </w:rPr>
        <w:t>2023;</w:t>
      </w:r>
      <w:proofErr w:type="gramEnd"/>
      <w:r w:rsidRPr="00047E87">
        <w:rPr>
          <w:lang w:val="fr-FR"/>
        </w:rPr>
        <w:t>38(1</w:t>
      </w:r>
      <w:proofErr w:type="gramStart"/>
      <w:r w:rsidRPr="00047E87">
        <w:rPr>
          <w:lang w:val="fr-FR"/>
        </w:rPr>
        <w:t>):</w:t>
      </w:r>
      <w:proofErr w:type="gramEnd"/>
      <w:r w:rsidRPr="00047E87">
        <w:rPr>
          <w:lang w:val="fr-FR"/>
        </w:rPr>
        <w:t xml:space="preserve">22. </w:t>
      </w:r>
      <w:proofErr w:type="gramStart"/>
      <w:r w:rsidRPr="00047E87">
        <w:rPr>
          <w:lang w:val="fr-FR"/>
        </w:rPr>
        <w:t>doi:</w:t>
      </w:r>
      <w:proofErr w:type="gramEnd"/>
      <w:r w:rsidRPr="00047E87">
        <w:rPr>
          <w:lang w:val="fr-FR"/>
        </w:rPr>
        <w:t>10.1007/s00384-023-04320-0</w:t>
      </w:r>
    </w:p>
    <w:p w14:paraId="043FF1D1" w14:textId="77777777" w:rsidR="00047E87" w:rsidRPr="00047E87" w:rsidRDefault="00047E87" w:rsidP="00047E87">
      <w:pPr>
        <w:pStyle w:val="Bibliography"/>
        <w:rPr>
          <w:lang w:val="fr-FR"/>
        </w:rPr>
      </w:pPr>
      <w:r w:rsidRPr="00047E87">
        <w:rPr>
          <w:lang w:val="fr-FR"/>
        </w:rPr>
        <w:t>24.</w:t>
      </w:r>
      <w:r w:rsidRPr="00047E87">
        <w:rPr>
          <w:lang w:val="fr-FR"/>
        </w:rPr>
        <w:tab/>
      </w:r>
      <w:proofErr w:type="spellStart"/>
      <w:r w:rsidRPr="00047E87">
        <w:rPr>
          <w:lang w:val="fr-FR"/>
        </w:rPr>
        <w:t>Clavien</w:t>
      </w:r>
      <w:proofErr w:type="spellEnd"/>
      <w:r w:rsidRPr="00047E87">
        <w:rPr>
          <w:lang w:val="fr-FR"/>
        </w:rPr>
        <w:t xml:space="preserve"> PA, </w:t>
      </w:r>
      <w:proofErr w:type="spellStart"/>
      <w:r w:rsidRPr="00047E87">
        <w:rPr>
          <w:lang w:val="fr-FR"/>
        </w:rPr>
        <w:t>Barkun</w:t>
      </w:r>
      <w:proofErr w:type="spellEnd"/>
      <w:r w:rsidRPr="00047E87">
        <w:rPr>
          <w:lang w:val="fr-FR"/>
        </w:rPr>
        <w:t xml:space="preserve"> J, de Oliveira ML, et al. </w:t>
      </w:r>
      <w:r w:rsidRPr="00047E87">
        <w:rPr>
          <w:lang w:val="en-GB"/>
        </w:rPr>
        <w:t xml:space="preserve">The </w:t>
      </w:r>
      <w:proofErr w:type="spellStart"/>
      <w:r w:rsidRPr="00047E87">
        <w:rPr>
          <w:lang w:val="en-GB"/>
        </w:rPr>
        <w:t>Clavien</w:t>
      </w:r>
      <w:proofErr w:type="spellEnd"/>
      <w:r w:rsidRPr="00047E87">
        <w:rPr>
          <w:lang w:val="en-GB"/>
        </w:rPr>
        <w:t xml:space="preserve">-Dindo classification of surgical complications: five-year experience. </w:t>
      </w:r>
      <w:r w:rsidRPr="00047E87">
        <w:rPr>
          <w:i/>
          <w:iCs/>
          <w:lang w:val="fr-FR"/>
        </w:rPr>
        <w:t xml:space="preserve">Ann </w:t>
      </w:r>
      <w:proofErr w:type="spellStart"/>
      <w:r w:rsidRPr="00047E87">
        <w:rPr>
          <w:i/>
          <w:iCs/>
          <w:lang w:val="fr-FR"/>
        </w:rPr>
        <w:t>Surg</w:t>
      </w:r>
      <w:proofErr w:type="spellEnd"/>
      <w:r w:rsidRPr="00047E87">
        <w:rPr>
          <w:lang w:val="fr-FR"/>
        </w:rPr>
        <w:t xml:space="preserve">. </w:t>
      </w:r>
      <w:proofErr w:type="gramStart"/>
      <w:r w:rsidRPr="00047E87">
        <w:rPr>
          <w:lang w:val="fr-FR"/>
        </w:rPr>
        <w:t>2009;</w:t>
      </w:r>
      <w:proofErr w:type="gramEnd"/>
      <w:r w:rsidRPr="00047E87">
        <w:rPr>
          <w:lang w:val="fr-FR"/>
        </w:rPr>
        <w:t>250(2</w:t>
      </w:r>
      <w:proofErr w:type="gramStart"/>
      <w:r w:rsidRPr="00047E87">
        <w:rPr>
          <w:lang w:val="fr-FR"/>
        </w:rPr>
        <w:t>):</w:t>
      </w:r>
      <w:proofErr w:type="gramEnd"/>
      <w:r w:rsidRPr="00047E87">
        <w:rPr>
          <w:lang w:val="fr-FR"/>
        </w:rPr>
        <w:t xml:space="preserve">187-196. </w:t>
      </w:r>
      <w:proofErr w:type="gramStart"/>
      <w:r w:rsidRPr="00047E87">
        <w:rPr>
          <w:lang w:val="fr-FR"/>
        </w:rPr>
        <w:t>doi:10.1097/SLA.0b013e3181b13ca2</w:t>
      </w:r>
      <w:proofErr w:type="gramEnd"/>
    </w:p>
    <w:p w14:paraId="242C879D" w14:textId="77777777" w:rsidR="00047E87" w:rsidRPr="00047E87" w:rsidRDefault="00047E87" w:rsidP="00047E87">
      <w:pPr>
        <w:pStyle w:val="Bibliography"/>
        <w:rPr>
          <w:lang w:val="en-GB"/>
        </w:rPr>
      </w:pPr>
      <w:r w:rsidRPr="00047E87">
        <w:rPr>
          <w:lang w:val="fr-FR"/>
        </w:rPr>
        <w:lastRenderedPageBreak/>
        <w:t>25.</w:t>
      </w:r>
      <w:r w:rsidRPr="00047E87">
        <w:rPr>
          <w:lang w:val="fr-FR"/>
        </w:rPr>
        <w:tab/>
        <w:t xml:space="preserve">Hartmann H. Nouveau procédé d’ablation des cancers de la partie terminale du colon pelvien. </w:t>
      </w:r>
      <w:r w:rsidRPr="00047E87">
        <w:rPr>
          <w:lang w:val="en-GB"/>
        </w:rPr>
        <w:t>In: 1921. http://www.grandroundsjournal.com/articles/gr089001/hartmann-original.pdf</w:t>
      </w:r>
    </w:p>
    <w:p w14:paraId="5B5B5DB6" w14:textId="77777777" w:rsidR="00047E87" w:rsidRPr="00047E87" w:rsidRDefault="00047E87" w:rsidP="00047E87">
      <w:pPr>
        <w:pStyle w:val="Bibliography"/>
        <w:rPr>
          <w:lang w:val="en-GB"/>
        </w:rPr>
      </w:pPr>
      <w:r w:rsidRPr="00047E87">
        <w:rPr>
          <w:lang w:val="en-GB"/>
        </w:rPr>
        <w:t>26.</w:t>
      </w:r>
      <w:r w:rsidRPr="00047E87">
        <w:rPr>
          <w:lang w:val="en-GB"/>
        </w:rPr>
        <w:tab/>
        <w:t xml:space="preserve">Austin PC. An Introduction to Propensity Score Methods for Reducing the Effects of Confounding in Observational Studies. </w:t>
      </w:r>
      <w:proofErr w:type="spellStart"/>
      <w:r w:rsidRPr="00047E87">
        <w:rPr>
          <w:i/>
          <w:iCs/>
          <w:lang w:val="en-GB"/>
        </w:rPr>
        <w:t>Multivar</w:t>
      </w:r>
      <w:proofErr w:type="spellEnd"/>
      <w:r w:rsidRPr="00047E87">
        <w:rPr>
          <w:i/>
          <w:iCs/>
          <w:lang w:val="en-GB"/>
        </w:rPr>
        <w:t xml:space="preserve"> </w:t>
      </w:r>
      <w:proofErr w:type="spellStart"/>
      <w:r w:rsidRPr="00047E87">
        <w:rPr>
          <w:i/>
          <w:iCs/>
          <w:lang w:val="en-GB"/>
        </w:rPr>
        <w:t>Behav</w:t>
      </w:r>
      <w:proofErr w:type="spellEnd"/>
      <w:r w:rsidRPr="00047E87">
        <w:rPr>
          <w:i/>
          <w:iCs/>
          <w:lang w:val="en-GB"/>
        </w:rPr>
        <w:t xml:space="preserve"> Res</w:t>
      </w:r>
      <w:r w:rsidRPr="00047E87">
        <w:rPr>
          <w:lang w:val="en-GB"/>
        </w:rPr>
        <w:t>. 2011;46(3):399-424. doi:10.1080/00273171.2011.568786</w:t>
      </w:r>
    </w:p>
    <w:p w14:paraId="5B26FA7D" w14:textId="77777777" w:rsidR="00047E87" w:rsidRPr="00047E87" w:rsidRDefault="00047E87" w:rsidP="00047E87">
      <w:pPr>
        <w:pStyle w:val="Bibliography"/>
        <w:rPr>
          <w:lang w:val="en-GB"/>
        </w:rPr>
      </w:pPr>
      <w:r w:rsidRPr="00047E87">
        <w:rPr>
          <w:lang w:val="en-GB"/>
        </w:rPr>
        <w:t>27.</w:t>
      </w:r>
      <w:r w:rsidRPr="00047E87">
        <w:rPr>
          <w:lang w:val="en-GB"/>
        </w:rPr>
        <w:tab/>
        <w:t xml:space="preserve">Austin PC, </w:t>
      </w:r>
      <w:proofErr w:type="spellStart"/>
      <w:r w:rsidRPr="00047E87">
        <w:rPr>
          <w:lang w:val="en-GB"/>
        </w:rPr>
        <w:t>Cafri</w:t>
      </w:r>
      <w:proofErr w:type="spellEnd"/>
      <w:r w:rsidRPr="00047E87">
        <w:rPr>
          <w:lang w:val="en-GB"/>
        </w:rPr>
        <w:t xml:space="preserve"> G. Variance estimation when using propensity‐score matching with replacement with survival or time‐to‐event outcomes. </w:t>
      </w:r>
      <w:r w:rsidRPr="00047E87">
        <w:rPr>
          <w:i/>
          <w:iCs/>
          <w:lang w:val="en-GB"/>
        </w:rPr>
        <w:t>Stat Med</w:t>
      </w:r>
      <w:r w:rsidRPr="00047E87">
        <w:rPr>
          <w:lang w:val="en-GB"/>
        </w:rPr>
        <w:t>. 2020;39(11):1623-1640. doi:10.1002/sim.8502</w:t>
      </w:r>
    </w:p>
    <w:p w14:paraId="0164726B" w14:textId="77777777" w:rsidR="00047E87" w:rsidRPr="00047E87" w:rsidRDefault="00047E87" w:rsidP="00047E87">
      <w:pPr>
        <w:pStyle w:val="Bibliography"/>
        <w:rPr>
          <w:lang w:val="en-GB"/>
        </w:rPr>
      </w:pPr>
      <w:r w:rsidRPr="00047E87">
        <w:rPr>
          <w:lang w:val="en-GB"/>
        </w:rPr>
        <w:t>28.</w:t>
      </w:r>
      <w:r w:rsidRPr="00047E87">
        <w:rPr>
          <w:lang w:val="en-GB"/>
        </w:rPr>
        <w:tab/>
      </w:r>
      <w:proofErr w:type="spellStart"/>
      <w:r w:rsidRPr="00047E87">
        <w:rPr>
          <w:lang w:val="en-GB"/>
        </w:rPr>
        <w:t>Pezim</w:t>
      </w:r>
      <w:proofErr w:type="spellEnd"/>
      <w:r w:rsidRPr="00047E87">
        <w:rPr>
          <w:lang w:val="en-GB"/>
        </w:rPr>
        <w:t xml:space="preserve"> ME, Nicholls RJ. Survival after high or low ligation of the inferior mesenteric artery during curative surgery for rectal cancer. </w:t>
      </w:r>
      <w:r w:rsidRPr="00047E87">
        <w:rPr>
          <w:i/>
          <w:iCs/>
          <w:lang w:val="en-GB"/>
        </w:rPr>
        <w:t>Ann Surg</w:t>
      </w:r>
      <w:r w:rsidRPr="00047E87">
        <w:rPr>
          <w:lang w:val="en-GB"/>
        </w:rPr>
        <w:t>. 1984;200(6):729-733. doi:10.1097/00000658-198412000-00010</w:t>
      </w:r>
    </w:p>
    <w:p w14:paraId="058620A8" w14:textId="77777777" w:rsidR="00047E87" w:rsidRPr="00047E87" w:rsidRDefault="00047E87" w:rsidP="00047E87">
      <w:pPr>
        <w:pStyle w:val="Bibliography"/>
        <w:rPr>
          <w:lang w:val="fr-FR"/>
        </w:rPr>
      </w:pPr>
      <w:r w:rsidRPr="00047E87">
        <w:rPr>
          <w:lang w:val="en-GB"/>
        </w:rPr>
        <w:t>29.</w:t>
      </w:r>
      <w:r w:rsidRPr="00047E87">
        <w:rPr>
          <w:lang w:val="en-GB"/>
        </w:rPr>
        <w:tab/>
        <w:t xml:space="preserve">Capitano S. Laparoscopic Hartmann: Believe in It. </w:t>
      </w:r>
      <w:r w:rsidRPr="00047E87">
        <w:rPr>
          <w:i/>
          <w:iCs/>
          <w:lang w:val="fr-FR"/>
        </w:rPr>
        <w:t>Dis Colon Rectum</w:t>
      </w:r>
      <w:r w:rsidRPr="00047E87">
        <w:rPr>
          <w:lang w:val="fr-FR"/>
        </w:rPr>
        <w:t xml:space="preserve">. </w:t>
      </w:r>
      <w:proofErr w:type="gramStart"/>
      <w:r w:rsidRPr="00047E87">
        <w:rPr>
          <w:lang w:val="fr-FR"/>
        </w:rPr>
        <w:t>2021;</w:t>
      </w:r>
      <w:proofErr w:type="gramEnd"/>
      <w:r w:rsidRPr="00047E87">
        <w:rPr>
          <w:lang w:val="fr-FR"/>
        </w:rPr>
        <w:t>64(2</w:t>
      </w:r>
      <w:proofErr w:type="gramStart"/>
      <w:r w:rsidRPr="00047E87">
        <w:rPr>
          <w:lang w:val="fr-FR"/>
        </w:rPr>
        <w:t>):e</w:t>
      </w:r>
      <w:proofErr w:type="gramEnd"/>
      <w:r w:rsidRPr="00047E87">
        <w:rPr>
          <w:lang w:val="fr-FR"/>
        </w:rPr>
        <w:t xml:space="preserve">41. </w:t>
      </w:r>
      <w:proofErr w:type="gramStart"/>
      <w:r w:rsidRPr="00047E87">
        <w:rPr>
          <w:lang w:val="fr-FR"/>
        </w:rPr>
        <w:t>doi:</w:t>
      </w:r>
      <w:proofErr w:type="gramEnd"/>
      <w:r w:rsidRPr="00047E87">
        <w:rPr>
          <w:lang w:val="fr-FR"/>
        </w:rPr>
        <w:t>10.1097/DCR.0000000000001909</w:t>
      </w:r>
    </w:p>
    <w:p w14:paraId="059F7FD6" w14:textId="77777777" w:rsidR="00047E87" w:rsidRPr="00047E87" w:rsidRDefault="00047E87" w:rsidP="00047E87">
      <w:pPr>
        <w:pStyle w:val="Bibliography"/>
        <w:rPr>
          <w:lang w:val="en-GB"/>
        </w:rPr>
      </w:pPr>
      <w:r w:rsidRPr="00047E87">
        <w:rPr>
          <w:lang w:val="en-GB"/>
        </w:rPr>
        <w:t>30.</w:t>
      </w:r>
      <w:r w:rsidRPr="00047E87">
        <w:rPr>
          <w:lang w:val="en-GB"/>
        </w:rPr>
        <w:tab/>
        <w:t xml:space="preserve">Wu KL, Lee KC, Liu CC, Chen HH, Lu CC. Laparoscopic versus Open Surgery for Diverticulitis: A Systematic Review and Meta-Analysis. </w:t>
      </w:r>
      <w:r w:rsidRPr="00047E87">
        <w:rPr>
          <w:i/>
          <w:iCs/>
          <w:lang w:val="en-GB"/>
        </w:rPr>
        <w:t>Dig Surg</w:t>
      </w:r>
      <w:r w:rsidRPr="00047E87">
        <w:rPr>
          <w:lang w:val="en-GB"/>
        </w:rPr>
        <w:t>. 2016;34(3):203-215. doi:10.1159/000450683</w:t>
      </w:r>
    </w:p>
    <w:p w14:paraId="52F7F990" w14:textId="77777777" w:rsidR="00047E87" w:rsidRPr="00047E87" w:rsidRDefault="00047E87" w:rsidP="00047E87">
      <w:pPr>
        <w:pStyle w:val="Bibliography"/>
        <w:rPr>
          <w:lang w:val="en-GB"/>
        </w:rPr>
      </w:pPr>
      <w:r w:rsidRPr="00047E87">
        <w:rPr>
          <w:lang w:val="en-GB"/>
        </w:rPr>
        <w:t>31.</w:t>
      </w:r>
      <w:r w:rsidRPr="00047E87">
        <w:rPr>
          <w:lang w:val="en-GB"/>
        </w:rPr>
        <w:tab/>
        <w:t xml:space="preserve">Lin H, Zhuang Z, Huang X, Li Y. The role of emergency laparoscopic surgery for complicated diverticular disease. </w:t>
      </w:r>
      <w:r w:rsidRPr="00047E87">
        <w:rPr>
          <w:i/>
          <w:iCs/>
          <w:lang w:val="en-GB"/>
        </w:rPr>
        <w:t>Medicine (Baltimore)</w:t>
      </w:r>
      <w:r w:rsidRPr="00047E87">
        <w:rPr>
          <w:lang w:val="en-GB"/>
        </w:rPr>
        <w:t>. 2020;99(40</w:t>
      </w:r>
      <w:proofErr w:type="gramStart"/>
      <w:r w:rsidRPr="00047E87">
        <w:rPr>
          <w:lang w:val="en-GB"/>
        </w:rPr>
        <w:t>):e</w:t>
      </w:r>
      <w:proofErr w:type="gramEnd"/>
      <w:r w:rsidRPr="00047E87">
        <w:rPr>
          <w:lang w:val="en-GB"/>
        </w:rPr>
        <w:t>22421. doi:10.1097/MD.0000000000022421</w:t>
      </w:r>
    </w:p>
    <w:p w14:paraId="0E2DF014" w14:textId="77777777" w:rsidR="00047E87" w:rsidRPr="00047E87" w:rsidRDefault="00047E87" w:rsidP="00047E87">
      <w:pPr>
        <w:pStyle w:val="Bibliography"/>
        <w:rPr>
          <w:lang w:val="en-GB"/>
        </w:rPr>
      </w:pPr>
      <w:r w:rsidRPr="00047E87">
        <w:rPr>
          <w:lang w:val="en-GB"/>
        </w:rPr>
        <w:t>32.</w:t>
      </w:r>
      <w:r w:rsidRPr="00047E87">
        <w:rPr>
          <w:lang w:val="en-GB"/>
        </w:rPr>
        <w:tab/>
        <w:t xml:space="preserve">Abraha I, Binda GA, </w:t>
      </w:r>
      <w:proofErr w:type="spellStart"/>
      <w:r w:rsidRPr="00047E87">
        <w:rPr>
          <w:lang w:val="en-GB"/>
        </w:rPr>
        <w:t>Montedori</w:t>
      </w:r>
      <w:proofErr w:type="spellEnd"/>
      <w:r w:rsidRPr="00047E87">
        <w:rPr>
          <w:lang w:val="en-GB"/>
        </w:rPr>
        <w:t xml:space="preserve"> A, Arezzo A, </w:t>
      </w:r>
      <w:proofErr w:type="spellStart"/>
      <w:r w:rsidRPr="00047E87">
        <w:rPr>
          <w:lang w:val="en-GB"/>
        </w:rPr>
        <w:t>Cirocchi</w:t>
      </w:r>
      <w:proofErr w:type="spellEnd"/>
      <w:r w:rsidRPr="00047E87">
        <w:rPr>
          <w:lang w:val="en-GB"/>
        </w:rPr>
        <w:t xml:space="preserve"> R. Laparoscopic versus open resection for sigmoid diverticulitis. </w:t>
      </w:r>
      <w:r w:rsidRPr="00047E87">
        <w:rPr>
          <w:i/>
          <w:iCs/>
          <w:lang w:val="en-GB"/>
        </w:rPr>
        <w:t xml:space="preserve">Cochrane Database </w:t>
      </w:r>
      <w:proofErr w:type="spellStart"/>
      <w:r w:rsidRPr="00047E87">
        <w:rPr>
          <w:i/>
          <w:iCs/>
          <w:lang w:val="en-GB"/>
        </w:rPr>
        <w:t>Syst</w:t>
      </w:r>
      <w:proofErr w:type="spellEnd"/>
      <w:r w:rsidRPr="00047E87">
        <w:rPr>
          <w:i/>
          <w:iCs/>
          <w:lang w:val="en-GB"/>
        </w:rPr>
        <w:t xml:space="preserve"> Rev</w:t>
      </w:r>
      <w:r w:rsidRPr="00047E87">
        <w:rPr>
          <w:lang w:val="en-GB"/>
        </w:rPr>
        <w:t xml:space="preserve">. 2017;11(11):CD009277. </w:t>
      </w:r>
      <w:proofErr w:type="gramStart"/>
      <w:r w:rsidRPr="00047E87">
        <w:rPr>
          <w:lang w:val="en-GB"/>
        </w:rPr>
        <w:t>doi:10.1002/14651858.CD009277.pub2</w:t>
      </w:r>
      <w:proofErr w:type="gramEnd"/>
    </w:p>
    <w:p w14:paraId="135FFA92" w14:textId="77777777" w:rsidR="00047E87" w:rsidRPr="00047E87" w:rsidRDefault="00047E87" w:rsidP="00047E87">
      <w:pPr>
        <w:pStyle w:val="Bibliography"/>
        <w:rPr>
          <w:lang w:val="en-GB"/>
        </w:rPr>
      </w:pPr>
      <w:r w:rsidRPr="00047E87">
        <w:rPr>
          <w:lang w:val="en-GB"/>
        </w:rPr>
        <w:t>33.</w:t>
      </w:r>
      <w:r w:rsidRPr="00047E87">
        <w:rPr>
          <w:lang w:val="en-GB"/>
        </w:rPr>
        <w:tab/>
        <w:t xml:space="preserve">Klarenbeek BR, Veenhof AA, Bergamaschi R, et al. Laparoscopic Sigmoid Resection for Diverticulitis Decreases Major Morbidity Rates: A Randomized Control Trial: Short-term Results of the Sigma Trial. </w:t>
      </w:r>
      <w:r w:rsidRPr="00047E87">
        <w:rPr>
          <w:i/>
          <w:iCs/>
          <w:lang w:val="en-GB"/>
        </w:rPr>
        <w:t>Ann Surg</w:t>
      </w:r>
      <w:r w:rsidRPr="00047E87">
        <w:rPr>
          <w:lang w:val="en-GB"/>
        </w:rPr>
        <w:t>. 2009;249(1):39. doi:10.1097/SLA.0b013e31818e416a</w:t>
      </w:r>
    </w:p>
    <w:p w14:paraId="641C7B91" w14:textId="77777777" w:rsidR="00047E87" w:rsidRPr="00047E87" w:rsidRDefault="00047E87" w:rsidP="00047E87">
      <w:pPr>
        <w:pStyle w:val="Bibliography"/>
        <w:rPr>
          <w:lang w:val="en-GB"/>
        </w:rPr>
      </w:pPr>
      <w:r w:rsidRPr="00047E87">
        <w:rPr>
          <w:lang w:val="en-GB"/>
        </w:rPr>
        <w:t>34.</w:t>
      </w:r>
      <w:r w:rsidRPr="00047E87">
        <w:rPr>
          <w:lang w:val="en-GB"/>
        </w:rPr>
        <w:tab/>
        <w:t xml:space="preserve">Li D, Baxter NN, McLeod RS, </w:t>
      </w:r>
      <w:proofErr w:type="spellStart"/>
      <w:r w:rsidRPr="00047E87">
        <w:rPr>
          <w:lang w:val="en-GB"/>
        </w:rPr>
        <w:t>Moineddin</w:t>
      </w:r>
      <w:proofErr w:type="spellEnd"/>
      <w:r w:rsidRPr="00047E87">
        <w:rPr>
          <w:lang w:val="en-GB"/>
        </w:rPr>
        <w:t xml:space="preserve"> R, Wilton AS, </w:t>
      </w:r>
      <w:proofErr w:type="spellStart"/>
      <w:r w:rsidRPr="00047E87">
        <w:rPr>
          <w:lang w:val="en-GB"/>
        </w:rPr>
        <w:t>Nathens</w:t>
      </w:r>
      <w:proofErr w:type="spellEnd"/>
      <w:r w:rsidRPr="00047E87">
        <w:rPr>
          <w:lang w:val="en-GB"/>
        </w:rPr>
        <w:t xml:space="preserve"> AB. Evolving Practice Patterns in the Management of Acute Colonic Diverticulitis: A Population-Based Analysis. </w:t>
      </w:r>
      <w:r w:rsidRPr="00047E87">
        <w:rPr>
          <w:i/>
          <w:iCs/>
          <w:lang w:val="en-GB"/>
        </w:rPr>
        <w:t>Dis Colon Rectum</w:t>
      </w:r>
      <w:r w:rsidRPr="00047E87">
        <w:rPr>
          <w:lang w:val="en-GB"/>
        </w:rPr>
        <w:t>. 2014;57(12):1397. doi:10.1097/DCR.0000000000000224</w:t>
      </w:r>
    </w:p>
    <w:p w14:paraId="33BD6349" w14:textId="77777777" w:rsidR="00047E87" w:rsidRPr="00047E87" w:rsidRDefault="00047E87" w:rsidP="00047E87">
      <w:pPr>
        <w:pStyle w:val="Bibliography"/>
        <w:rPr>
          <w:lang w:val="en-GB"/>
        </w:rPr>
      </w:pPr>
      <w:r w:rsidRPr="00047E87">
        <w:rPr>
          <w:lang w:val="en-GB"/>
        </w:rPr>
        <w:t>35.</w:t>
      </w:r>
      <w:r w:rsidRPr="00047E87">
        <w:rPr>
          <w:lang w:val="en-GB"/>
        </w:rPr>
        <w:tab/>
        <w:t xml:space="preserve">Sharma A, Deeb AP, Rickles AS, Iannuzzi JC, Monson JRT, Fleming FJ. Closure of </w:t>
      </w:r>
      <w:proofErr w:type="spellStart"/>
      <w:r w:rsidRPr="00047E87">
        <w:rPr>
          <w:lang w:val="en-GB"/>
        </w:rPr>
        <w:t>defunctioning</w:t>
      </w:r>
      <w:proofErr w:type="spellEnd"/>
      <w:r w:rsidRPr="00047E87">
        <w:rPr>
          <w:lang w:val="en-GB"/>
        </w:rPr>
        <w:t xml:space="preserve"> loop ileostomy is associated with considerable morbidity. </w:t>
      </w:r>
      <w:r w:rsidRPr="00047E87">
        <w:rPr>
          <w:i/>
          <w:iCs/>
          <w:lang w:val="en-GB"/>
        </w:rPr>
        <w:t>Colorectal Dis</w:t>
      </w:r>
      <w:r w:rsidRPr="00047E87">
        <w:rPr>
          <w:lang w:val="en-GB"/>
        </w:rPr>
        <w:t>. 2013;15(4):458-462. doi:10.1111/codi.12029</w:t>
      </w:r>
    </w:p>
    <w:p w14:paraId="734F8E3A" w14:textId="0396B9CB" w:rsidR="003C5B4D" w:rsidRPr="006F1D1D" w:rsidRDefault="003C5B4D" w:rsidP="00047E87">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4BD458EF"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w:t>
            </w:r>
            <w:r w:rsidR="00BB1940">
              <w:rPr>
                <w:b/>
                <w:sz w:val="20"/>
                <w:szCs w:val="20"/>
              </w:rPr>
              <w:t>4</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39B79F25"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w:t>
            </w:r>
            <w:r w:rsidR="00BB1940">
              <w:rPr>
                <w:b/>
                <w:sz w:val="20"/>
                <w:szCs w:val="20"/>
              </w:rPr>
              <w:t>6</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commentRangeStart w:id="191"/>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commentRangeEnd w:id="191"/>
            <w:r w:rsidR="001D2F64">
              <w:rPr>
                <w:rStyle w:val="CommentReference"/>
              </w:rPr>
              <w:commentReference w:id="191"/>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5644F4D1" w:rsidR="00DB684E" w:rsidRDefault="00DB684E" w:rsidP="00DB684E">
            <w:pPr>
              <w:spacing w:before="60" w:after="60"/>
              <w:ind w:left="230" w:right="419"/>
              <w:rPr>
                <w:sz w:val="20"/>
                <w:szCs w:val="20"/>
              </w:rPr>
            </w:pPr>
            <w:commentRangeStart w:id="192"/>
            <w:r>
              <w:rPr>
                <w:sz w:val="20"/>
                <w:szCs w:val="20"/>
              </w:rPr>
              <w:t>Latero</w:t>
            </w:r>
            <w:r w:rsidR="00BB1940">
              <w:rPr>
                <w:sz w:val="20"/>
                <w:szCs w:val="20"/>
              </w:rPr>
              <w:t>-terminal</w:t>
            </w:r>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192"/>
            <w:r w:rsidR="001D2F64">
              <w:rPr>
                <w:rStyle w:val="CommentReference"/>
              </w:rPr>
              <w:commentReference w:id="192"/>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8580372" w:rsidR="00DB684E" w:rsidRDefault="00DB684E" w:rsidP="00DB684E">
            <w:pPr>
              <w:spacing w:before="60" w:after="60"/>
              <w:ind w:left="230" w:right="419"/>
              <w:rPr>
                <w:sz w:val="20"/>
                <w:szCs w:val="20"/>
              </w:rPr>
            </w:pPr>
            <w:proofErr w:type="spellStart"/>
            <w:r>
              <w:rPr>
                <w:sz w:val="20"/>
                <w:szCs w:val="20"/>
              </w:rPr>
              <w:t>Termino</w:t>
            </w:r>
            <w:proofErr w:type="spellEnd"/>
            <w:r w:rsidR="00BB1940">
              <w:rPr>
                <w:sz w:val="20"/>
                <w:szCs w:val="20"/>
              </w:rPr>
              <w:t>-</w:t>
            </w:r>
            <w:r>
              <w:rPr>
                <w:sz w:val="20"/>
                <w:szCs w:val="20"/>
              </w:rPr>
              <w:t>terminal</w:t>
            </w:r>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35074D78" w:rsidR="00594BD8" w:rsidRDefault="00594BD8" w:rsidP="00594BD8">
      <w:pPr>
        <w:pStyle w:val="p2"/>
      </w:pPr>
      <w:r>
        <w:t>Results from a Cox proportional hazards model with robust standard errors clustered by matched pairs, assessing the association between surgical procedure and time to stoma closure.</w:t>
      </w:r>
      <w:del w:id="193" w:author="MARIANI Antoine" w:date="2025-12-16T18:01:00Z">
        <w:r w:rsidDel="00076C90">
          <w:delText xml:space="preserve"> In this model, OPA was associated with a significantly higher rate of stoma closure compared with LHP</w:delText>
        </w:r>
      </w:del>
      <w:r>
        <w:t>.</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MARIANI Antoine" w:date="2026-01-12T20:13:00Z" w:initials="MA">
    <w:p w14:paraId="58D0E73E" w14:textId="79C13A7A" w:rsidR="00BB4476" w:rsidRPr="00BB4476" w:rsidRDefault="00BB4476">
      <w:pPr>
        <w:pStyle w:val="CommentText"/>
        <w:rPr>
          <w:lang w:val="fr-FR"/>
        </w:rPr>
      </w:pPr>
      <w:r>
        <w:rPr>
          <w:rStyle w:val="CommentReference"/>
        </w:rPr>
        <w:annotationRef/>
      </w:r>
      <w:r w:rsidRPr="00BB4476">
        <w:rPr>
          <w:lang w:val="fr-FR"/>
        </w:rPr>
        <w:t>A mettre plutôt dans d</w:t>
      </w:r>
      <w:r>
        <w:rPr>
          <w:lang w:val="fr-FR"/>
        </w:rPr>
        <w:t>iscussion car sinon risque de confusion dans notre population</w:t>
      </w:r>
    </w:p>
  </w:comment>
  <w:comment w:id="69" w:author="Thomas Husson" w:date="2025-11-27T10:56:00Z" w:initials="TH">
    <w:p w14:paraId="07C8DB43" w14:textId="77777777" w:rsidR="006F1D1D" w:rsidRPr="001D2F64" w:rsidRDefault="006F1D1D" w:rsidP="006F1D1D">
      <w:pPr>
        <w:rPr>
          <w:lang w:val="fr-FR"/>
        </w:rPr>
      </w:pPr>
      <w:r>
        <w:rPr>
          <w:rStyle w:val="CommentReference"/>
        </w:rPr>
        <w:annotationRef/>
      </w:r>
      <w:r w:rsidRPr="001D2F64">
        <w:rPr>
          <w:sz w:val="20"/>
          <w:szCs w:val="20"/>
          <w:lang w:val="fr-FR"/>
        </w:rPr>
        <w:t>Flowchart -&gt; Yes je le mets au début des résultats</w:t>
      </w:r>
    </w:p>
  </w:comment>
  <w:comment w:id="98" w:author="MARIANI Antoine" w:date="2025-12-17T11:12:00Z" w:initials="MA">
    <w:p w14:paraId="7C19BC03" w14:textId="77777777" w:rsidR="00DA3CA4" w:rsidRDefault="00DA3CA4">
      <w:pPr>
        <w:pStyle w:val="CommentText"/>
        <w:rPr>
          <w:lang w:val="fr-FR"/>
        </w:rPr>
      </w:pPr>
      <w:r>
        <w:rPr>
          <w:rStyle w:val="CommentReferenc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172BEA26" w:rsidR="00DA3CA4" w:rsidRPr="00DA3CA4" w:rsidRDefault="00000000">
      <w:pPr>
        <w:pStyle w:val="CommentText"/>
        <w:rPr>
          <w:lang w:val="fr-FR"/>
        </w:rPr>
      </w:pPr>
      <w:r>
        <w:rPr>
          <w:noProof/>
          <w:lang w:val="fr-FR"/>
        </w:rPr>
        <w:t xml:space="preserve"> </w:t>
      </w:r>
    </w:p>
  </w:comment>
  <w:comment w:id="191" w:author="MARIANI Antoine" w:date="2025-12-16T17:53:00Z" w:initials="MA">
    <w:p w14:paraId="5B2F6395" w14:textId="2DDA1633" w:rsidR="001D2F64" w:rsidRPr="00DA3CA4" w:rsidRDefault="001D2F64">
      <w:pPr>
        <w:pStyle w:val="CommentText"/>
        <w:rPr>
          <w:lang w:val="fr-FR"/>
        </w:rPr>
      </w:pPr>
      <w:r>
        <w:rPr>
          <w:rStyle w:val="CommentReference"/>
        </w:rPr>
        <w:annotationRef/>
      </w:r>
      <w:r w:rsidRPr="00DA3CA4">
        <w:rPr>
          <w:lang w:val="fr-FR"/>
        </w:rPr>
        <w:t>Sup ou inf à 3 ??</w:t>
      </w:r>
    </w:p>
  </w:comment>
  <w:comment w:id="192" w:author="MARIANI Antoine" w:date="2025-12-16T17:56:00Z" w:initials="MA">
    <w:p w14:paraId="6D0FB25E" w14:textId="54B3DEB4" w:rsidR="001D2F64" w:rsidRPr="001D2F64" w:rsidRDefault="001D2F64">
      <w:pPr>
        <w:pStyle w:val="CommentText"/>
        <w:rPr>
          <w:lang w:val="fr-FR"/>
        </w:rPr>
      </w:pPr>
      <w:r>
        <w:rPr>
          <w:rStyle w:val="CommentReference"/>
        </w:rPr>
        <w:annotationRef/>
      </w:r>
      <w:r w:rsidRPr="001D2F64">
        <w:rPr>
          <w:lang w:val="fr-FR"/>
        </w:rPr>
        <w:t>C’est bizarre, sur que c’est p</w:t>
      </w:r>
      <w:r>
        <w:rPr>
          <w:lang w:val="fr-FR"/>
        </w:rPr>
        <w:t>as latéro-terminal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0E73E" w15:done="0"/>
  <w15:commentEx w15:paraId="07C8DB43" w15:done="0"/>
  <w15:commentEx w15:paraId="70FDB4E4" w15:done="0"/>
  <w15:commentEx w15:paraId="5B2F6395" w15:done="0"/>
  <w15:commentEx w15:paraId="6D0FB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FD481" w16cex:dateUtc="2026-01-12T19:13:00Z">
    <w16cex:extLst>
      <w16:ext w16:uri="{CE6994B0-6A32-4C9F-8C6B-6E91EDA988CE}">
        <cr:reactions xmlns:cr="http://schemas.microsoft.com/office/comments/2020/reactions">
          <cr:reaction reactionType="1">
            <cr:reactionInfo dateUtc="2026-01-13T07:37:15Z">
              <cr:user userId="S::thomas.husson@universite-paris-saclay.fr::a35605c5-b976-4b20-b943-e1f2c6d746dc" userProvider="AD" userName="Thomas Husson"/>
            </cr:reactionInfo>
          </cr:reaction>
        </cr:reactions>
      </w16:ext>
    </w16cex:extLst>
  </w16cex:commentExtensible>
  <w16cex:commentExtensible w16cex:durableId="0C56A60B" w16cex:dateUtc="2025-11-27T09:56:00Z"/>
  <w16cex:commentExtensible w16cex:durableId="2CED0EB6" w16cex:dateUtc="2025-12-17T10:12:00Z"/>
  <w16cex:commentExtensible w16cex:durableId="2CEC1B0C" w16cex:dateUtc="2025-12-16T16:53:00Z"/>
  <w16cex:commentExtensible w16cex:durableId="2CEC1BC3" w16cex:dateUtc="2025-12-1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0E73E" w16cid:durableId="2D0FD481"/>
  <w16cid:commentId w16cid:paraId="07C8DB43" w16cid:durableId="0C56A60B"/>
  <w16cid:commentId w16cid:paraId="70FDB4E4" w16cid:durableId="2CED0EB6"/>
  <w16cid:commentId w16cid:paraId="5B2F6395" w16cid:durableId="2CEC1B0C"/>
  <w16cid:commentId w16cid:paraId="6D0FB25E" w16cid:durableId="2CEC1B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6870" w14:textId="77777777" w:rsidR="00FC74C7" w:rsidRDefault="00FC74C7">
      <w:r>
        <w:separator/>
      </w:r>
    </w:p>
  </w:endnote>
  <w:endnote w:type="continuationSeparator" w:id="0">
    <w:p w14:paraId="6887D03F" w14:textId="77777777" w:rsidR="00FC74C7" w:rsidRDefault="00FC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8056" w14:textId="77777777" w:rsidR="00FC74C7" w:rsidRDefault="00FC74C7">
      <w:r>
        <w:separator/>
      </w:r>
    </w:p>
  </w:footnote>
  <w:footnote w:type="continuationSeparator" w:id="0">
    <w:p w14:paraId="3337E852" w14:textId="77777777" w:rsidR="00FC74C7" w:rsidRDefault="00FC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55F59"/>
    <w:multiLevelType w:val="multilevel"/>
    <w:tmpl w:val="3F9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385737">
    <w:abstractNumId w:val="1"/>
  </w:num>
  <w:num w:numId="2" w16cid:durableId="102575426">
    <w:abstractNumId w:val="0"/>
  </w:num>
  <w:num w:numId="3" w16cid:durableId="310058228">
    <w:abstractNumId w:val="3"/>
  </w:num>
  <w:num w:numId="4" w16cid:durableId="6435131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usson">
    <w15:presenceInfo w15:providerId="AD" w15:userId="S::thomas.husson@universite-paris-saclay.fr::a35605c5-b976-4b20-b943-e1f2c6d746dc"/>
  </w15:person>
  <w15:person w15:author="MARIANI Antoine">
    <w15:presenceInfo w15:providerId="AD" w15:userId="S::antoine.mariani@aphp.fr::f3ad119c-d419-4a90-8b98-8f7f3b013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47E87"/>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0F79"/>
    <w:rsid w:val="00106B80"/>
    <w:rsid w:val="001120F9"/>
    <w:rsid w:val="001415C4"/>
    <w:rsid w:val="00145006"/>
    <w:rsid w:val="00150709"/>
    <w:rsid w:val="0015347A"/>
    <w:rsid w:val="00163E56"/>
    <w:rsid w:val="00164743"/>
    <w:rsid w:val="00180189"/>
    <w:rsid w:val="00183F41"/>
    <w:rsid w:val="00184D03"/>
    <w:rsid w:val="001B0B08"/>
    <w:rsid w:val="001B1B49"/>
    <w:rsid w:val="001B2246"/>
    <w:rsid w:val="001B4399"/>
    <w:rsid w:val="001C2A9D"/>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2D131A"/>
    <w:rsid w:val="002D5C5F"/>
    <w:rsid w:val="00301979"/>
    <w:rsid w:val="003068FC"/>
    <w:rsid w:val="00311966"/>
    <w:rsid w:val="00327A92"/>
    <w:rsid w:val="00331A7F"/>
    <w:rsid w:val="003351C6"/>
    <w:rsid w:val="00340AF9"/>
    <w:rsid w:val="00346E84"/>
    <w:rsid w:val="0035560A"/>
    <w:rsid w:val="003620F5"/>
    <w:rsid w:val="00365E69"/>
    <w:rsid w:val="003670CD"/>
    <w:rsid w:val="00390117"/>
    <w:rsid w:val="00395FFD"/>
    <w:rsid w:val="003A02FA"/>
    <w:rsid w:val="003A03CA"/>
    <w:rsid w:val="003A25B8"/>
    <w:rsid w:val="003A2EBE"/>
    <w:rsid w:val="003A67F7"/>
    <w:rsid w:val="003B035C"/>
    <w:rsid w:val="003B19D2"/>
    <w:rsid w:val="003C5B4D"/>
    <w:rsid w:val="003C7976"/>
    <w:rsid w:val="003C7FBD"/>
    <w:rsid w:val="003D163A"/>
    <w:rsid w:val="003F41CD"/>
    <w:rsid w:val="003F61EF"/>
    <w:rsid w:val="00402E0B"/>
    <w:rsid w:val="004218A1"/>
    <w:rsid w:val="00424C07"/>
    <w:rsid w:val="004274AA"/>
    <w:rsid w:val="00442D46"/>
    <w:rsid w:val="00451979"/>
    <w:rsid w:val="0046311D"/>
    <w:rsid w:val="0047728F"/>
    <w:rsid w:val="00482886"/>
    <w:rsid w:val="00492191"/>
    <w:rsid w:val="00496966"/>
    <w:rsid w:val="004B650F"/>
    <w:rsid w:val="004C3A88"/>
    <w:rsid w:val="004D0EF1"/>
    <w:rsid w:val="004E6FB6"/>
    <w:rsid w:val="004F5B18"/>
    <w:rsid w:val="004F6B57"/>
    <w:rsid w:val="00511628"/>
    <w:rsid w:val="00515590"/>
    <w:rsid w:val="00522373"/>
    <w:rsid w:val="00540204"/>
    <w:rsid w:val="005435BC"/>
    <w:rsid w:val="00545573"/>
    <w:rsid w:val="00550882"/>
    <w:rsid w:val="00567A0E"/>
    <w:rsid w:val="00594BD8"/>
    <w:rsid w:val="005A6629"/>
    <w:rsid w:val="005B26A6"/>
    <w:rsid w:val="005B665B"/>
    <w:rsid w:val="005C7A52"/>
    <w:rsid w:val="005C7E7C"/>
    <w:rsid w:val="005D2875"/>
    <w:rsid w:val="005D61C1"/>
    <w:rsid w:val="005E355C"/>
    <w:rsid w:val="0060140B"/>
    <w:rsid w:val="00607A4A"/>
    <w:rsid w:val="006325FD"/>
    <w:rsid w:val="00636B3C"/>
    <w:rsid w:val="006370ED"/>
    <w:rsid w:val="00645EA6"/>
    <w:rsid w:val="00660046"/>
    <w:rsid w:val="00662EC5"/>
    <w:rsid w:val="00667D58"/>
    <w:rsid w:val="00682408"/>
    <w:rsid w:val="00682B24"/>
    <w:rsid w:val="006918DC"/>
    <w:rsid w:val="00695424"/>
    <w:rsid w:val="006A251F"/>
    <w:rsid w:val="006A3374"/>
    <w:rsid w:val="006A426A"/>
    <w:rsid w:val="006B28BE"/>
    <w:rsid w:val="006B3587"/>
    <w:rsid w:val="006D18E5"/>
    <w:rsid w:val="006D2240"/>
    <w:rsid w:val="006E28BA"/>
    <w:rsid w:val="006F1D1D"/>
    <w:rsid w:val="0070680C"/>
    <w:rsid w:val="00710089"/>
    <w:rsid w:val="007343EF"/>
    <w:rsid w:val="00735010"/>
    <w:rsid w:val="00736352"/>
    <w:rsid w:val="00761FEC"/>
    <w:rsid w:val="007757AC"/>
    <w:rsid w:val="007772B0"/>
    <w:rsid w:val="00781933"/>
    <w:rsid w:val="007843B1"/>
    <w:rsid w:val="00785D9F"/>
    <w:rsid w:val="007A021E"/>
    <w:rsid w:val="007A1A5E"/>
    <w:rsid w:val="007C5C20"/>
    <w:rsid w:val="007F0DC3"/>
    <w:rsid w:val="008001C6"/>
    <w:rsid w:val="00826511"/>
    <w:rsid w:val="0083595F"/>
    <w:rsid w:val="008530F1"/>
    <w:rsid w:val="00884DC9"/>
    <w:rsid w:val="008902C2"/>
    <w:rsid w:val="00894CF8"/>
    <w:rsid w:val="008A3C0C"/>
    <w:rsid w:val="008B07D8"/>
    <w:rsid w:val="008D33D6"/>
    <w:rsid w:val="008E5FA3"/>
    <w:rsid w:val="008E7E1D"/>
    <w:rsid w:val="008F73BF"/>
    <w:rsid w:val="009019DD"/>
    <w:rsid w:val="009302A6"/>
    <w:rsid w:val="00934266"/>
    <w:rsid w:val="0093497A"/>
    <w:rsid w:val="00962505"/>
    <w:rsid w:val="00967767"/>
    <w:rsid w:val="00971EB4"/>
    <w:rsid w:val="00987E70"/>
    <w:rsid w:val="009A1A92"/>
    <w:rsid w:val="009A260F"/>
    <w:rsid w:val="009A5D64"/>
    <w:rsid w:val="009B1313"/>
    <w:rsid w:val="009B1E7A"/>
    <w:rsid w:val="009B5D6D"/>
    <w:rsid w:val="009D3A85"/>
    <w:rsid w:val="009D7359"/>
    <w:rsid w:val="009E0715"/>
    <w:rsid w:val="009F0C48"/>
    <w:rsid w:val="00A0437D"/>
    <w:rsid w:val="00A17045"/>
    <w:rsid w:val="00A334DA"/>
    <w:rsid w:val="00A42CB9"/>
    <w:rsid w:val="00A46EE4"/>
    <w:rsid w:val="00A63675"/>
    <w:rsid w:val="00AA04A2"/>
    <w:rsid w:val="00AA5E5F"/>
    <w:rsid w:val="00AB2F71"/>
    <w:rsid w:val="00AB3D0B"/>
    <w:rsid w:val="00AB7D44"/>
    <w:rsid w:val="00AD1F81"/>
    <w:rsid w:val="00AF72C3"/>
    <w:rsid w:val="00B00EF1"/>
    <w:rsid w:val="00B04FD0"/>
    <w:rsid w:val="00B2568F"/>
    <w:rsid w:val="00B260A8"/>
    <w:rsid w:val="00B350F3"/>
    <w:rsid w:val="00B44401"/>
    <w:rsid w:val="00B47A1C"/>
    <w:rsid w:val="00B47BDF"/>
    <w:rsid w:val="00B55575"/>
    <w:rsid w:val="00B6696E"/>
    <w:rsid w:val="00B86439"/>
    <w:rsid w:val="00B96F47"/>
    <w:rsid w:val="00BB1940"/>
    <w:rsid w:val="00BB4476"/>
    <w:rsid w:val="00BE5412"/>
    <w:rsid w:val="00C225BD"/>
    <w:rsid w:val="00C5447F"/>
    <w:rsid w:val="00C60568"/>
    <w:rsid w:val="00C63933"/>
    <w:rsid w:val="00C76F5E"/>
    <w:rsid w:val="00C811CF"/>
    <w:rsid w:val="00C96B35"/>
    <w:rsid w:val="00CB5A11"/>
    <w:rsid w:val="00CC07E9"/>
    <w:rsid w:val="00CC43C3"/>
    <w:rsid w:val="00CE2703"/>
    <w:rsid w:val="00CE3D90"/>
    <w:rsid w:val="00CE6A22"/>
    <w:rsid w:val="00D03688"/>
    <w:rsid w:val="00D11F4D"/>
    <w:rsid w:val="00D27A61"/>
    <w:rsid w:val="00D331C7"/>
    <w:rsid w:val="00D41482"/>
    <w:rsid w:val="00D443F1"/>
    <w:rsid w:val="00D52E53"/>
    <w:rsid w:val="00D8004A"/>
    <w:rsid w:val="00D85F96"/>
    <w:rsid w:val="00D9188C"/>
    <w:rsid w:val="00D96FF7"/>
    <w:rsid w:val="00DA3CA4"/>
    <w:rsid w:val="00DB52B6"/>
    <w:rsid w:val="00DB6483"/>
    <w:rsid w:val="00DB684E"/>
    <w:rsid w:val="00DC7384"/>
    <w:rsid w:val="00DC755D"/>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E2697"/>
    <w:rsid w:val="00EF5B4D"/>
    <w:rsid w:val="00EF777C"/>
    <w:rsid w:val="00F04DC2"/>
    <w:rsid w:val="00F10064"/>
    <w:rsid w:val="00F27ABD"/>
    <w:rsid w:val="00F30EEE"/>
    <w:rsid w:val="00F32086"/>
    <w:rsid w:val="00F605B2"/>
    <w:rsid w:val="00F61237"/>
    <w:rsid w:val="00F84AF5"/>
    <w:rsid w:val="00F84C72"/>
    <w:rsid w:val="00F8574A"/>
    <w:rsid w:val="00FC38E9"/>
    <w:rsid w:val="00FC74C7"/>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1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35782</Words>
  <Characters>203960</Characters>
  <Application>Microsoft Office Word</Application>
  <DocSecurity>0</DocSecurity>
  <Lines>1699</Lines>
  <Paragraphs>478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7</cp:revision>
  <cp:lastPrinted>2025-12-12T10:47:00Z</cp:lastPrinted>
  <dcterms:created xsi:type="dcterms:W3CDTF">2026-01-13T10:26:00Z</dcterms:created>
  <dcterms:modified xsi:type="dcterms:W3CDTF">2026-01-13T11:13:00Z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id="OWaENubl"/&gt;&lt;style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