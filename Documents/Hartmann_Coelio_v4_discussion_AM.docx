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61475" w14:textId="7A12231E" w:rsidR="0015347A" w:rsidRPr="006F1D1D" w:rsidRDefault="0015347A" w:rsidP="0015347A">
      <w:pPr>
        <w:pBdr>
          <w:top w:val="nil"/>
          <w:left w:val="nil"/>
          <w:bottom w:val="nil"/>
          <w:right w:val="nil"/>
          <w:between w:val="nil"/>
        </w:pBdr>
        <w:spacing w:line="480" w:lineRule="auto"/>
        <w:ind w:right="419"/>
        <w:rPr>
          <w:b/>
          <w:color w:val="000000"/>
        </w:rPr>
      </w:pPr>
      <w:r w:rsidRPr="006F1D1D">
        <w:rPr>
          <w:b/>
          <w:color w:val="000000"/>
        </w:rPr>
        <w:t>Laparoscopic Hartmann procedure: is it a good option for acute colonic diverticulitis with generalized peritonitis? A comparative matched cohort study using a national database</w:t>
      </w:r>
    </w:p>
    <w:p w14:paraId="2EE059CA" w14:textId="77777777" w:rsidR="00E36BFB" w:rsidRPr="006F1D1D" w:rsidRDefault="00E36BFB" w:rsidP="00145006">
      <w:pPr>
        <w:pBdr>
          <w:top w:val="nil"/>
          <w:left w:val="nil"/>
          <w:bottom w:val="nil"/>
          <w:right w:val="nil"/>
          <w:between w:val="nil"/>
        </w:pBdr>
        <w:spacing w:line="480" w:lineRule="auto"/>
        <w:ind w:right="419"/>
      </w:pPr>
    </w:p>
    <w:p w14:paraId="6FE16EF9" w14:textId="77777777" w:rsidR="00E36BFB" w:rsidRPr="006F1D1D" w:rsidRDefault="00E36BFB" w:rsidP="00145006">
      <w:pPr>
        <w:pBdr>
          <w:top w:val="nil"/>
          <w:left w:val="nil"/>
          <w:bottom w:val="nil"/>
          <w:right w:val="nil"/>
          <w:between w:val="nil"/>
        </w:pBdr>
        <w:spacing w:line="480" w:lineRule="auto"/>
        <w:ind w:right="419"/>
        <w:rPr>
          <w:b/>
          <w:color w:val="000000"/>
        </w:rPr>
      </w:pPr>
      <w:r w:rsidRPr="006F1D1D">
        <w:rPr>
          <w:b/>
          <w:color w:val="000000"/>
        </w:rPr>
        <w:t>Authors</w:t>
      </w:r>
    </w:p>
    <w:p w14:paraId="366B496F" w14:textId="3FF4B07E" w:rsidR="00E36BFB" w:rsidRPr="006F1D1D" w:rsidRDefault="00E36BFB" w:rsidP="00145006">
      <w:pPr>
        <w:pBdr>
          <w:top w:val="nil"/>
          <w:left w:val="nil"/>
          <w:bottom w:val="nil"/>
          <w:right w:val="nil"/>
          <w:between w:val="nil"/>
        </w:pBdr>
        <w:spacing w:line="480" w:lineRule="auto"/>
        <w:ind w:right="419"/>
        <w:rPr>
          <w:color w:val="000000"/>
        </w:rPr>
      </w:pPr>
      <w:r w:rsidRPr="006F1D1D">
        <w:rPr>
          <w:color w:val="000000"/>
        </w:rPr>
        <w:t>Thomas Husson</w:t>
      </w:r>
      <w:r w:rsidRPr="006F1D1D">
        <w:rPr>
          <w:color w:val="000000"/>
          <w:vertAlign w:val="superscript"/>
        </w:rPr>
        <w:t>1</w:t>
      </w:r>
      <w:r w:rsidRPr="006F1D1D">
        <w:rPr>
          <w:color w:val="000000"/>
        </w:rPr>
        <w:t xml:space="preserve">, </w:t>
      </w:r>
      <w:r w:rsidR="00496966" w:rsidRPr="006F1D1D">
        <w:rPr>
          <w:color w:val="000000"/>
        </w:rPr>
        <w:t>…, Antoine Mariani</w:t>
      </w:r>
      <w:r w:rsidR="00496966" w:rsidRPr="006F1D1D">
        <w:rPr>
          <w:color w:val="000000"/>
          <w:vertAlign w:val="superscript"/>
        </w:rPr>
        <w:t xml:space="preserve">1 </w:t>
      </w:r>
    </w:p>
    <w:p w14:paraId="67A1F329" w14:textId="1E39D277" w:rsidR="00E36BFB" w:rsidRPr="008E5FA3" w:rsidRDefault="00E36BFB" w:rsidP="00145006">
      <w:pPr>
        <w:pBdr>
          <w:top w:val="nil"/>
          <w:left w:val="nil"/>
          <w:bottom w:val="nil"/>
          <w:right w:val="nil"/>
          <w:between w:val="nil"/>
        </w:pBdr>
        <w:spacing w:line="480" w:lineRule="auto"/>
        <w:ind w:right="419"/>
        <w:rPr>
          <w:color w:val="000000"/>
          <w:lang w:val="fr-FR"/>
        </w:rPr>
      </w:pPr>
      <w:r w:rsidRPr="008E5FA3">
        <w:rPr>
          <w:color w:val="000000"/>
          <w:lang w:val="fr-FR"/>
        </w:rPr>
        <w:t xml:space="preserve">1. </w:t>
      </w:r>
      <w:r w:rsidR="0015347A" w:rsidRPr="008E5FA3">
        <w:rPr>
          <w:rFonts w:eastAsia="Calibri"/>
          <w:lang w:val="fr-FR"/>
        </w:rPr>
        <w:t>Service de Chirurgie Digestive, Hôpital Européen Georges Pompidou APHP, 75015 Paris, France</w:t>
      </w:r>
    </w:p>
    <w:p w14:paraId="4CECEE48" w14:textId="2923AED6" w:rsidR="00E36BFB" w:rsidRPr="00177839" w:rsidRDefault="00E36BFB" w:rsidP="00496966">
      <w:pPr>
        <w:pBdr>
          <w:top w:val="nil"/>
          <w:left w:val="nil"/>
          <w:bottom w:val="nil"/>
          <w:right w:val="nil"/>
          <w:between w:val="nil"/>
        </w:pBdr>
        <w:spacing w:line="480" w:lineRule="auto"/>
        <w:ind w:right="419"/>
        <w:rPr>
          <w:rFonts w:eastAsia="Calibri"/>
        </w:rPr>
      </w:pPr>
      <w:r w:rsidRPr="00177839">
        <w:rPr>
          <w:color w:val="000000"/>
        </w:rPr>
        <w:t xml:space="preserve">2. </w:t>
      </w:r>
    </w:p>
    <w:p w14:paraId="7AC3AB8E" w14:textId="234F9422" w:rsidR="00E36BFB" w:rsidRPr="00177839" w:rsidRDefault="00E36BFB" w:rsidP="00145006">
      <w:pPr>
        <w:pBdr>
          <w:top w:val="nil"/>
          <w:left w:val="nil"/>
          <w:bottom w:val="nil"/>
          <w:right w:val="nil"/>
          <w:between w:val="nil"/>
        </w:pBdr>
        <w:spacing w:line="480" w:lineRule="auto"/>
        <w:ind w:right="419"/>
        <w:rPr>
          <w:rFonts w:eastAsia="Calibri"/>
        </w:rPr>
      </w:pPr>
    </w:p>
    <w:p w14:paraId="7F1954EB" w14:textId="77777777" w:rsidR="00E36BFB" w:rsidRPr="006F1D1D" w:rsidRDefault="00E36BFB" w:rsidP="00145006">
      <w:pPr>
        <w:ind w:right="419"/>
        <w:rPr>
          <w:rFonts w:eastAsia="Calibri"/>
          <w:b/>
          <w:bCs/>
        </w:rPr>
      </w:pPr>
      <w:r w:rsidRPr="006F1D1D">
        <w:rPr>
          <w:rFonts w:eastAsia="Calibri"/>
          <w:b/>
          <w:bCs/>
        </w:rPr>
        <w:t>Corresponding author</w:t>
      </w:r>
    </w:p>
    <w:p w14:paraId="09DBC1B9" w14:textId="3815B204" w:rsidR="00E36BFB" w:rsidRPr="00177839" w:rsidRDefault="00E36BFB" w:rsidP="00145006">
      <w:pPr>
        <w:ind w:right="419"/>
        <w:rPr>
          <w:rFonts w:eastAsia="Calibri"/>
        </w:rPr>
      </w:pPr>
      <w:r w:rsidRPr="00177839">
        <w:rPr>
          <w:rFonts w:eastAsia="Calibri"/>
        </w:rPr>
        <w:t xml:space="preserve">Antoine </w:t>
      </w:r>
      <w:r w:rsidR="0015347A" w:rsidRPr="00177839">
        <w:rPr>
          <w:rFonts w:eastAsia="Calibri"/>
        </w:rPr>
        <w:t>Mariani</w:t>
      </w:r>
      <w:r w:rsidRPr="00177839">
        <w:rPr>
          <w:rFonts w:eastAsia="Calibri"/>
        </w:rPr>
        <w:t>, M.D</w:t>
      </w:r>
      <w:r w:rsidR="000A0972" w:rsidRPr="00177839">
        <w:rPr>
          <w:rFonts w:eastAsia="Calibri"/>
        </w:rPr>
        <w:t>, Ph.D.</w:t>
      </w:r>
    </w:p>
    <w:p w14:paraId="4EA37D8B" w14:textId="16AEE661" w:rsidR="00E36BFB" w:rsidRPr="00177839" w:rsidRDefault="00E36BFB" w:rsidP="00145006">
      <w:pPr>
        <w:ind w:right="419"/>
        <w:rPr>
          <w:rFonts w:eastAsia="Calibri"/>
        </w:rPr>
      </w:pPr>
      <w:r w:rsidRPr="00177839">
        <w:rPr>
          <w:rFonts w:eastAsia="Calibri"/>
        </w:rPr>
        <w:t xml:space="preserve">Department of digestive surgery </w:t>
      </w:r>
      <w:r w:rsidR="0015347A" w:rsidRPr="00177839">
        <w:rPr>
          <w:rFonts w:eastAsia="Calibri"/>
        </w:rPr>
        <w:t>a</w:t>
      </w:r>
      <w:r w:rsidRPr="00177839">
        <w:rPr>
          <w:rFonts w:eastAsia="Calibri"/>
        </w:rPr>
        <w:t>nd surgical oncology</w:t>
      </w:r>
    </w:p>
    <w:p w14:paraId="71142532" w14:textId="1D02B78D" w:rsidR="00E36BFB" w:rsidRPr="008E5FA3" w:rsidRDefault="0015347A" w:rsidP="00145006">
      <w:pPr>
        <w:ind w:right="419"/>
        <w:rPr>
          <w:rFonts w:eastAsia="Calibri"/>
          <w:lang w:val="fr-FR"/>
        </w:rPr>
      </w:pPr>
      <w:r w:rsidRPr="008E5FA3">
        <w:rPr>
          <w:rFonts w:eastAsia="Calibri"/>
          <w:lang w:val="fr-FR"/>
        </w:rPr>
        <w:t>Hôpital Européen Georges Pompidou</w:t>
      </w:r>
    </w:p>
    <w:p w14:paraId="2CE3D7FE" w14:textId="77777777" w:rsidR="00E36BFB" w:rsidRPr="008E5FA3" w:rsidRDefault="00E36BFB" w:rsidP="00145006">
      <w:pPr>
        <w:ind w:right="419"/>
        <w:rPr>
          <w:rFonts w:eastAsia="Calibri"/>
          <w:lang w:val="fr-FR"/>
        </w:rPr>
      </w:pPr>
      <w:r w:rsidRPr="008E5FA3">
        <w:rPr>
          <w:rFonts w:eastAsia="Calibri"/>
          <w:lang w:val="fr-FR"/>
        </w:rPr>
        <w:t>Assistance Publique des Hôpitaux de Paris</w:t>
      </w:r>
    </w:p>
    <w:p w14:paraId="514DE7D9" w14:textId="77777777" w:rsidR="0015347A" w:rsidRPr="008E5FA3" w:rsidRDefault="0015347A" w:rsidP="00145006">
      <w:pPr>
        <w:ind w:right="419"/>
        <w:rPr>
          <w:rFonts w:eastAsia="Calibri"/>
          <w:lang w:val="fr-FR"/>
        </w:rPr>
      </w:pPr>
    </w:p>
    <w:p w14:paraId="65610310" w14:textId="5B2CE8AC" w:rsidR="00E36BFB" w:rsidRPr="008E5FA3" w:rsidRDefault="00E36BFB" w:rsidP="00145006">
      <w:pPr>
        <w:ind w:right="419"/>
        <w:rPr>
          <w:rFonts w:eastAsia="Calibri"/>
          <w:lang w:val="fr-FR"/>
        </w:rPr>
      </w:pPr>
      <w:r w:rsidRPr="008E5FA3">
        <w:rPr>
          <w:rFonts w:eastAsia="Calibri"/>
          <w:lang w:val="fr-FR"/>
        </w:rPr>
        <w:t xml:space="preserve">Phone : +33 </w:t>
      </w:r>
      <w:r w:rsidR="0015347A" w:rsidRPr="008E5FA3">
        <w:rPr>
          <w:rFonts w:eastAsia="Calibri"/>
          <w:lang w:val="fr-FR"/>
        </w:rPr>
        <w:t>1</w:t>
      </w:r>
      <w:r w:rsidR="000A0972" w:rsidRPr="008E5FA3">
        <w:rPr>
          <w:rFonts w:eastAsia="Calibri"/>
          <w:lang w:val="fr-FR"/>
        </w:rPr>
        <w:t xml:space="preserve"> 56 09 35 62</w:t>
      </w:r>
    </w:p>
    <w:p w14:paraId="55BF6184" w14:textId="7ED8AD14" w:rsidR="00E36BFB" w:rsidRPr="008E5FA3" w:rsidRDefault="00E36BFB" w:rsidP="00145006">
      <w:pPr>
        <w:ind w:right="419"/>
        <w:rPr>
          <w:rFonts w:eastAsia="Calibri"/>
          <w:color w:val="0563C1"/>
          <w:u w:val="single"/>
          <w:lang w:val="fr-FR"/>
        </w:rPr>
      </w:pPr>
      <w:proofErr w:type="gramStart"/>
      <w:r w:rsidRPr="008E5FA3">
        <w:rPr>
          <w:rFonts w:eastAsia="Calibri"/>
          <w:lang w:val="fr-FR"/>
        </w:rPr>
        <w:t>E-mail</w:t>
      </w:r>
      <w:proofErr w:type="gramEnd"/>
      <w:r w:rsidRPr="008E5FA3">
        <w:rPr>
          <w:rFonts w:eastAsia="Calibri"/>
          <w:lang w:val="fr-FR"/>
        </w:rPr>
        <w:t xml:space="preserve"> : </w:t>
      </w:r>
      <w:r w:rsidR="0007521E" w:rsidRPr="008E5FA3">
        <w:rPr>
          <w:rFonts w:eastAsia="Calibri"/>
          <w:lang w:val="fr-FR"/>
        </w:rPr>
        <w:t>antoine.</w:t>
      </w:r>
      <w:r w:rsidR="0015347A" w:rsidRPr="008E5FA3">
        <w:rPr>
          <w:rFonts w:eastAsia="Calibri"/>
          <w:lang w:val="fr-FR"/>
        </w:rPr>
        <w:t>mariani@aphp.fr</w:t>
      </w:r>
    </w:p>
    <w:p w14:paraId="3EF2AE66" w14:textId="58F8B884" w:rsidR="00E36BFB" w:rsidRPr="008E5FA3" w:rsidRDefault="00E36BFB" w:rsidP="00145006">
      <w:pPr>
        <w:pBdr>
          <w:top w:val="nil"/>
          <w:left w:val="nil"/>
          <w:bottom w:val="nil"/>
          <w:right w:val="nil"/>
          <w:between w:val="nil"/>
        </w:pBdr>
        <w:spacing w:line="480" w:lineRule="auto"/>
        <w:ind w:right="419"/>
        <w:rPr>
          <w:color w:val="000000"/>
          <w:lang w:val="fr-FR"/>
        </w:rPr>
      </w:pPr>
    </w:p>
    <w:p w14:paraId="599D3A4C" w14:textId="77777777" w:rsidR="00E36BFB" w:rsidRPr="006F1D1D" w:rsidRDefault="00E36BFB" w:rsidP="00145006">
      <w:pPr>
        <w:ind w:right="419"/>
        <w:rPr>
          <w:rFonts w:eastAsia="Calibri"/>
          <w:b/>
          <w:bCs/>
          <w:color w:val="000000" w:themeColor="text1"/>
        </w:rPr>
      </w:pPr>
      <w:r w:rsidRPr="006F1D1D">
        <w:rPr>
          <w:rFonts w:eastAsia="Calibri"/>
          <w:b/>
          <w:bCs/>
          <w:color w:val="000000" w:themeColor="text1"/>
        </w:rPr>
        <w:t>Conference presentation</w:t>
      </w:r>
    </w:p>
    <w:p w14:paraId="58CB8DA6" w14:textId="7F7EF733" w:rsidR="00E36BFB" w:rsidRPr="00177839" w:rsidRDefault="00E36BFB" w:rsidP="00145006">
      <w:pPr>
        <w:ind w:right="419"/>
        <w:jc w:val="both"/>
        <w:rPr>
          <w:color w:val="000000"/>
        </w:rPr>
      </w:pPr>
      <w:r w:rsidRPr="00177839">
        <w:rPr>
          <w:rFonts w:eastAsia="Calibri"/>
        </w:rPr>
        <w:t xml:space="preserve">The results reported in this paper were presented </w:t>
      </w:r>
      <w:r w:rsidR="00A42CB9" w:rsidRPr="00177839">
        <w:rPr>
          <w:rFonts w:eastAsia="Calibri"/>
        </w:rPr>
        <w:t xml:space="preserve">as a poster presentation </w:t>
      </w:r>
      <w:r w:rsidRPr="00177839">
        <w:rPr>
          <w:rFonts w:eastAsia="Calibri"/>
        </w:rPr>
        <w:t>at the 20</w:t>
      </w:r>
      <w:r w:rsidRPr="00177839">
        <w:rPr>
          <w:rFonts w:eastAsia="Calibri"/>
          <w:vertAlign w:val="superscript"/>
        </w:rPr>
        <w:t>th</w:t>
      </w:r>
      <w:r w:rsidRPr="00177839">
        <w:rPr>
          <w:rFonts w:eastAsia="Calibri"/>
        </w:rPr>
        <w:t xml:space="preserve"> congress</w:t>
      </w:r>
      <w:r w:rsidR="000579EE" w:rsidRPr="00177839">
        <w:rPr>
          <w:rFonts w:eastAsia="Calibri"/>
        </w:rPr>
        <w:t xml:space="preserve"> </w:t>
      </w:r>
      <w:r w:rsidRPr="00177839">
        <w:rPr>
          <w:rFonts w:eastAsia="Calibri"/>
        </w:rPr>
        <w:t xml:space="preserve">of </w:t>
      </w:r>
      <w:r w:rsidR="0015347A" w:rsidRPr="00177839">
        <w:rPr>
          <w:rFonts w:eastAsia="Calibri"/>
        </w:rPr>
        <w:t>ESCP</w:t>
      </w:r>
      <w:r w:rsidRPr="00177839">
        <w:rPr>
          <w:rFonts w:eastAsia="Calibri"/>
        </w:rPr>
        <w:t xml:space="preserve"> (</w:t>
      </w:r>
      <w:r w:rsidR="0015347A" w:rsidRPr="00177839">
        <w:rPr>
          <w:rFonts w:eastAsia="Calibri"/>
        </w:rPr>
        <w:t>September</w:t>
      </w:r>
      <w:r w:rsidRPr="00177839">
        <w:rPr>
          <w:rFonts w:eastAsia="Calibri"/>
        </w:rPr>
        <w:t xml:space="preserve"> </w:t>
      </w:r>
      <w:r w:rsidR="0015347A" w:rsidRPr="00177839">
        <w:rPr>
          <w:rFonts w:eastAsia="Calibri"/>
        </w:rPr>
        <w:t>6</w:t>
      </w:r>
      <w:r w:rsidRPr="00177839">
        <w:rPr>
          <w:rFonts w:eastAsia="Calibri"/>
          <w:vertAlign w:val="superscript"/>
        </w:rPr>
        <w:t>th</w:t>
      </w:r>
      <w:proofErr w:type="gramStart"/>
      <w:r w:rsidRPr="00177839">
        <w:rPr>
          <w:rFonts w:eastAsia="Calibri"/>
        </w:rPr>
        <w:t xml:space="preserve"> 2025</w:t>
      </w:r>
      <w:proofErr w:type="gramEnd"/>
      <w:r w:rsidRPr="00177839">
        <w:rPr>
          <w:rFonts w:eastAsia="Calibri"/>
        </w:rPr>
        <w:t>)</w:t>
      </w:r>
      <w:r w:rsidR="00A42CB9" w:rsidRPr="00177839">
        <w:rPr>
          <w:rFonts w:eastAsia="Calibri"/>
        </w:rPr>
        <w:t xml:space="preserve"> and oral communication at the </w:t>
      </w:r>
      <w:r w:rsidR="0015347A" w:rsidRPr="00177839">
        <w:rPr>
          <w:rFonts w:eastAsia="Calibri"/>
        </w:rPr>
        <w:t>1</w:t>
      </w:r>
      <w:r w:rsidR="0015347A" w:rsidRPr="00177839">
        <w:rPr>
          <w:rFonts w:eastAsia="Calibri"/>
          <w:vertAlign w:val="superscript"/>
        </w:rPr>
        <w:t>st</w:t>
      </w:r>
      <w:r w:rsidR="0015347A" w:rsidRPr="00177839">
        <w:rPr>
          <w:rFonts w:eastAsia="Calibri"/>
        </w:rPr>
        <w:t xml:space="preserve"> mutual French annual congress of surgery (3CVD).</w:t>
      </w:r>
      <w:r w:rsidRPr="00177839">
        <w:rPr>
          <w:rFonts w:eastAsia="Calibri"/>
        </w:rPr>
        <w:t xml:space="preserve"> The manuscript, including related data, figures and tables has not been previously published and the manuscript is not under consideration elsewhere.</w:t>
      </w:r>
    </w:p>
    <w:p w14:paraId="42DAA949" w14:textId="77777777" w:rsidR="00E36BFB" w:rsidRPr="006F1D1D" w:rsidRDefault="00E36BFB" w:rsidP="00075594">
      <w:pPr>
        <w:pBdr>
          <w:top w:val="nil"/>
          <w:left w:val="nil"/>
          <w:bottom w:val="nil"/>
          <w:right w:val="nil"/>
          <w:between w:val="nil"/>
        </w:pBdr>
        <w:spacing w:line="480" w:lineRule="auto"/>
        <w:ind w:right="419"/>
        <w:rPr>
          <w:color w:val="000000"/>
        </w:rPr>
      </w:pPr>
    </w:p>
    <w:p w14:paraId="127F7368" w14:textId="77777777" w:rsidR="00E36BFB" w:rsidRPr="006F1D1D" w:rsidRDefault="00E36BFB" w:rsidP="00145006">
      <w:pPr>
        <w:pBdr>
          <w:top w:val="nil"/>
          <w:left w:val="nil"/>
          <w:bottom w:val="nil"/>
          <w:right w:val="nil"/>
          <w:between w:val="nil"/>
        </w:pBdr>
        <w:spacing w:line="480" w:lineRule="auto"/>
        <w:ind w:right="419"/>
        <w:rPr>
          <w:b/>
        </w:rPr>
      </w:pPr>
    </w:p>
    <w:p w14:paraId="121A466D" w14:textId="77777777" w:rsidR="00E36BFB" w:rsidRPr="006F1D1D" w:rsidRDefault="00E36BFB" w:rsidP="00145006">
      <w:pPr>
        <w:pBdr>
          <w:top w:val="nil"/>
          <w:left w:val="nil"/>
          <w:bottom w:val="nil"/>
          <w:right w:val="nil"/>
          <w:between w:val="nil"/>
        </w:pBdr>
        <w:spacing w:line="480" w:lineRule="auto"/>
        <w:ind w:right="419"/>
        <w:rPr>
          <w:b/>
        </w:rPr>
      </w:pPr>
    </w:p>
    <w:p w14:paraId="1DE43BAD" w14:textId="77777777" w:rsidR="00E36BFB" w:rsidRPr="006F1D1D" w:rsidRDefault="00E36BFB" w:rsidP="00145006">
      <w:pPr>
        <w:pBdr>
          <w:top w:val="nil"/>
          <w:left w:val="nil"/>
          <w:bottom w:val="nil"/>
          <w:right w:val="nil"/>
          <w:between w:val="nil"/>
        </w:pBdr>
        <w:spacing w:line="480" w:lineRule="auto"/>
        <w:ind w:right="419"/>
        <w:rPr>
          <w:b/>
        </w:rPr>
      </w:pPr>
    </w:p>
    <w:p w14:paraId="31B0E8AB" w14:textId="77777777" w:rsidR="00E36BFB" w:rsidRPr="006F1D1D" w:rsidRDefault="00E36BFB" w:rsidP="00145006">
      <w:pPr>
        <w:ind w:right="419"/>
        <w:rPr>
          <w:b/>
        </w:rPr>
      </w:pPr>
      <w:r w:rsidRPr="006F1D1D">
        <w:rPr>
          <w:b/>
        </w:rPr>
        <w:br w:type="page"/>
      </w:r>
    </w:p>
    <w:p w14:paraId="6D725211" w14:textId="63065CEC" w:rsidR="00496966" w:rsidRPr="006F1D1D" w:rsidRDefault="00496966" w:rsidP="00496966">
      <w:pPr>
        <w:pBdr>
          <w:top w:val="nil"/>
          <w:left w:val="nil"/>
          <w:bottom w:val="nil"/>
          <w:right w:val="nil"/>
          <w:between w:val="nil"/>
        </w:pBdr>
        <w:spacing w:line="480" w:lineRule="auto"/>
        <w:ind w:right="419"/>
        <w:rPr>
          <w:b/>
          <w:bCs/>
        </w:rPr>
      </w:pPr>
      <w:r w:rsidRPr="006F1D1D">
        <w:rPr>
          <w:b/>
          <w:bCs/>
        </w:rPr>
        <w:lastRenderedPageBreak/>
        <w:t>Abstract</w:t>
      </w:r>
    </w:p>
    <w:p w14:paraId="4A17C32F" w14:textId="4ACB1F08" w:rsidR="00496966" w:rsidRPr="006F1D1D" w:rsidRDefault="00496966" w:rsidP="00496966">
      <w:pPr>
        <w:pBdr>
          <w:top w:val="nil"/>
          <w:left w:val="nil"/>
          <w:bottom w:val="nil"/>
          <w:right w:val="nil"/>
          <w:between w:val="nil"/>
        </w:pBdr>
        <w:spacing w:line="480" w:lineRule="auto"/>
        <w:ind w:right="419"/>
      </w:pPr>
      <w:r w:rsidRPr="006F1D1D">
        <w:rPr>
          <w:b/>
          <w:bCs/>
        </w:rPr>
        <w:t>Aim</w:t>
      </w:r>
      <w:r w:rsidRPr="006F1D1D">
        <w:br/>
        <w:t>Laparoscopic surgery is increasingly used in emergency settings, but its role in generalized diverticular peritonitis remains debated. We aimed to compare laparoscopic Hartmann’s procedure with open sigmoidectomy with primary anastomosis and diverting ileostomy.</w:t>
      </w:r>
    </w:p>
    <w:p w14:paraId="0CA7C642" w14:textId="79A16CC2" w:rsidR="00496966" w:rsidRPr="006F1D1D" w:rsidRDefault="00496966" w:rsidP="00496966">
      <w:pPr>
        <w:pBdr>
          <w:top w:val="nil"/>
          <w:left w:val="nil"/>
          <w:bottom w:val="nil"/>
          <w:right w:val="nil"/>
          <w:between w:val="nil"/>
        </w:pBdr>
        <w:spacing w:line="480" w:lineRule="auto"/>
        <w:ind w:right="419"/>
      </w:pPr>
      <w:r w:rsidRPr="00177839">
        <w:rPr>
          <w:b/>
          <w:bCs/>
        </w:rPr>
        <w:t>Methods</w:t>
      </w:r>
      <w:r w:rsidRPr="006F1D1D">
        <w:br/>
        <w:t xml:space="preserve">This retrospective study used a national multicenter cohort from the Association Française de </w:t>
      </w:r>
      <w:proofErr w:type="spellStart"/>
      <w:r w:rsidRPr="006F1D1D">
        <w:t>Chirurgie</w:t>
      </w:r>
      <w:proofErr w:type="spellEnd"/>
      <w:r w:rsidRPr="006F1D1D">
        <w:t xml:space="preserve">, including 7,053 patients who underwent surgery for colonic diverticulitis. </w:t>
      </w:r>
      <w:r w:rsidR="00177839">
        <w:t xml:space="preserve">Emergency cases </w:t>
      </w:r>
      <w:r w:rsidRPr="006F1D1D">
        <w:t xml:space="preserve">emergency cases with generalized peritonitis (Hinchey III or IV) </w:t>
      </w:r>
      <w:r w:rsidR="00177839">
        <w:t xml:space="preserve">were included, </w:t>
      </w:r>
      <w:r w:rsidRPr="006F1D1D">
        <w:t>treated by laparoscopic Hartmann or open anastomosis with ileostomy. Elective cases, Hinchey I–II, or other procedures were excluded. Pre-, intra-, and postoperative outcomes and stoma-free survival were compared after propensity score matching on preoperative variables.</w:t>
      </w:r>
    </w:p>
    <w:p w14:paraId="1B6D7FD6" w14:textId="64946CC1" w:rsidR="00496966" w:rsidRPr="006F1D1D" w:rsidRDefault="00496966" w:rsidP="00496966">
      <w:pPr>
        <w:pBdr>
          <w:top w:val="nil"/>
          <w:left w:val="nil"/>
          <w:bottom w:val="nil"/>
          <w:right w:val="nil"/>
          <w:between w:val="nil"/>
        </w:pBdr>
        <w:spacing w:line="480" w:lineRule="auto"/>
        <w:ind w:right="419"/>
      </w:pPr>
      <w:r w:rsidRPr="006F1D1D">
        <w:rPr>
          <w:b/>
          <w:bCs/>
        </w:rPr>
        <w:t>Results</w:t>
      </w:r>
      <w:r w:rsidRPr="006F1D1D">
        <w:br/>
        <w:t>28</w:t>
      </w:r>
      <w:r w:rsidR="00BB1940">
        <w:t>4</w:t>
      </w:r>
      <w:r w:rsidRPr="006F1D1D">
        <w:t xml:space="preserve"> patients met inclusion criteria (138 laparoscopic Hartmann, 14</w:t>
      </w:r>
      <w:r w:rsidR="00BB1940">
        <w:t>6</w:t>
      </w:r>
      <w:r w:rsidRPr="006F1D1D">
        <w:t xml:space="preserve"> open anastomosis). After matching, 101 patients were included in each group. Baseline characteristics were comparable. 30% of the overall population had Hinchey IV diverticulitis. Conversion was required in 49% of the laparoscopic Hartmann cases. Laparoscopic Hartmann’s procedure did not confer significant benefits concerning postoperative outcomes including 90-day morbidity (53% vs 50%, p = 0.8), major complications (27% vs 26%, p &gt; 0.9), 90-day mortality (5% vs 3%, p = 0.7), or length of hospital stay (12 vs 10 days, p = 0.095), and was associated with fewer stoma reversal (70% vs 88%, p = 0.002), with longer delay (144 vs 113 days, p = 0.068). Stoma-free survival at 2 years was </w:t>
      </w:r>
      <w:r w:rsidRPr="006F1D1D">
        <w:lastRenderedPageBreak/>
        <w:t>significantly better in the anastomosis group (88% vs 70%, respectively; log-rank p &lt; 0.0001; Cox model HR = 2.28 [1.39–2.44], p &lt; 0.0001).</w:t>
      </w:r>
    </w:p>
    <w:p w14:paraId="52CDEE83" w14:textId="77777777" w:rsidR="00496966" w:rsidRPr="006F1D1D" w:rsidRDefault="00496966" w:rsidP="00496966">
      <w:pPr>
        <w:pBdr>
          <w:top w:val="nil"/>
          <w:left w:val="nil"/>
          <w:bottom w:val="nil"/>
          <w:right w:val="nil"/>
          <w:between w:val="nil"/>
        </w:pBdr>
        <w:spacing w:line="480" w:lineRule="auto"/>
        <w:ind w:right="419"/>
      </w:pPr>
      <w:r w:rsidRPr="006F1D1D">
        <w:rPr>
          <w:b/>
          <w:bCs/>
        </w:rPr>
        <w:t>Conclusion</w:t>
      </w:r>
      <w:r w:rsidRPr="006F1D1D">
        <w:br/>
        <w:t>Although early outcomes were comparable, the minimally invasive Hartmann’s procedure was associated with fewer stoma reversals and poorer stoma-free survival. When feasible, open primary anastomosis should remain the preferred approach.</w:t>
      </w:r>
    </w:p>
    <w:p w14:paraId="5EB8F46A" w14:textId="77777777" w:rsidR="003C7976" w:rsidRPr="006F1D1D" w:rsidRDefault="003C7976" w:rsidP="00781933">
      <w:pPr>
        <w:pBdr>
          <w:top w:val="nil"/>
          <w:left w:val="nil"/>
          <w:bottom w:val="nil"/>
          <w:right w:val="nil"/>
          <w:between w:val="nil"/>
        </w:pBdr>
        <w:spacing w:line="480" w:lineRule="auto"/>
        <w:ind w:right="419"/>
        <w:rPr>
          <w:b/>
          <w:bCs/>
        </w:rPr>
      </w:pPr>
    </w:p>
    <w:p w14:paraId="27A91566" w14:textId="1175C112" w:rsidR="00451979" w:rsidRPr="006F1D1D" w:rsidRDefault="00D11F4D" w:rsidP="00781933">
      <w:pPr>
        <w:pBdr>
          <w:top w:val="nil"/>
          <w:left w:val="nil"/>
          <w:bottom w:val="nil"/>
          <w:right w:val="nil"/>
          <w:between w:val="nil"/>
        </w:pBdr>
        <w:spacing w:line="480" w:lineRule="auto"/>
        <w:ind w:right="419"/>
        <w:rPr>
          <w:b/>
          <w:bCs/>
        </w:rPr>
      </w:pPr>
      <w:proofErr w:type="spellStart"/>
      <w:r w:rsidRPr="006F1D1D">
        <w:rPr>
          <w:b/>
          <w:bCs/>
        </w:rPr>
        <w:t>MeSH</w:t>
      </w:r>
      <w:proofErr w:type="spellEnd"/>
      <w:r w:rsidRPr="006F1D1D">
        <w:rPr>
          <w:b/>
          <w:bCs/>
        </w:rPr>
        <w:t xml:space="preserve"> </w:t>
      </w:r>
      <w:proofErr w:type="gramStart"/>
      <w:r w:rsidRPr="006F1D1D">
        <w:rPr>
          <w:b/>
          <w:bCs/>
        </w:rPr>
        <w:t>Keywords :</w:t>
      </w:r>
      <w:proofErr w:type="gramEnd"/>
      <w:r w:rsidRPr="006F1D1D">
        <w:t xml:space="preserve"> </w:t>
      </w:r>
      <w:r w:rsidR="003C7976" w:rsidRPr="006F1D1D">
        <w:t xml:space="preserve">Diverticulitis; Laparoscopy; Perforated diverticulitis; Sigmoid resection, Hartmann Procedure, Propensity score. </w:t>
      </w:r>
    </w:p>
    <w:p w14:paraId="35AB7C97" w14:textId="77777777" w:rsidR="00D11F4D" w:rsidRPr="006F1D1D" w:rsidRDefault="00D11F4D">
      <w:pPr>
        <w:rPr>
          <w:b/>
        </w:rPr>
      </w:pPr>
      <w:r w:rsidRPr="006F1D1D">
        <w:rPr>
          <w:b/>
        </w:rPr>
        <w:br w:type="page"/>
      </w:r>
    </w:p>
    <w:p w14:paraId="11A22521" w14:textId="1F4BAFFF" w:rsidR="00451979" w:rsidRDefault="00424C07" w:rsidP="00515590">
      <w:pPr>
        <w:pBdr>
          <w:top w:val="nil"/>
          <w:left w:val="nil"/>
          <w:bottom w:val="nil"/>
          <w:right w:val="nil"/>
          <w:between w:val="nil"/>
        </w:pBdr>
        <w:spacing w:line="480" w:lineRule="auto"/>
        <w:ind w:left="720" w:right="419" w:hanging="720"/>
        <w:rPr>
          <w:b/>
          <w:lang w:val="en-GB"/>
        </w:rPr>
      </w:pPr>
      <w:r w:rsidRPr="00177839">
        <w:rPr>
          <w:b/>
          <w:lang w:val="en-GB"/>
        </w:rPr>
        <w:lastRenderedPageBreak/>
        <w:t>Introduction</w:t>
      </w:r>
    </w:p>
    <w:p w14:paraId="6998A93F" w14:textId="1381898D" w:rsidR="003A02FA" w:rsidRDefault="000165C6" w:rsidP="005E355C">
      <w:pPr>
        <w:pBdr>
          <w:top w:val="nil"/>
          <w:left w:val="nil"/>
          <w:bottom w:val="nil"/>
          <w:right w:val="nil"/>
          <w:between w:val="nil"/>
        </w:pBdr>
        <w:spacing w:line="480" w:lineRule="auto"/>
        <w:ind w:right="419" w:firstLine="720"/>
        <w:rPr>
          <w:bCs/>
        </w:rPr>
      </w:pPr>
      <w:r w:rsidRPr="000165C6">
        <w:rPr>
          <w:bCs/>
        </w:rPr>
        <w:t xml:space="preserve">Acute perforated sigmoid diverticulitis with generalized peritonitis (Hinchey III–IV) is </w:t>
      </w:r>
      <w:r w:rsidR="00030802">
        <w:rPr>
          <w:bCs/>
        </w:rPr>
        <w:t>a surgical emergency requiring rapid source control</w:t>
      </w:r>
      <w:r w:rsidR="003A02FA">
        <w:rPr>
          <w:bCs/>
        </w:rPr>
        <w:t xml:space="preserve"> </w:t>
      </w:r>
      <w:r w:rsidR="00030802">
        <w:rPr>
          <w:bCs/>
        </w:rPr>
        <w:t xml:space="preserve">while balancing postoperative morbidity and the risk of a permanent stoma </w:t>
      </w:r>
      <w:r w:rsidR="00D331C7">
        <w:rPr>
          <w:bCs/>
        </w:rPr>
        <w:fldChar w:fldCharType="begin"/>
      </w:r>
      <w:r w:rsidR="0083595F">
        <w:rPr>
          <w:bCs/>
        </w:rPr>
        <w:instrText xml:space="preserve"> ADDIN ZOTERO_ITEM CSL_CITATION {"citationID":"kaQKjfMF","properties":{"formattedCitation":"\\super 1,2\\nosupersub{}","plainCitation":"1,2","noteIndex":0},"citationItems":[{"id":758,"uris":["http://zotero.org/users/6327427/items/ASAC6RGI"],"itemData":{"id":758,"type":"article-journal","abstract":"Diverticular disease of the colon now is recognized to be functional disease resulting from altered neuromuscular activity in the colon. Inflammatory complications, when they occur, usually result from inflammation around a single diverticulum. This may lead to the formation of a pericolic or pelvic abscess. Free perforation of these leads to purulent peritonitis. The original communication with the lumen of the bowel usually is obliterated. More rarely, with either rapid evolution or failure of the diverticular neck to obliterate, a free communication develops between the bowel lumen and the peritoneal cavity, leading to fecal peritonitis. Fecal peritonitis results in an extremely high mortality rate. The operative approach for a patient with perforated diverticular disease should be individualized and depends on the stage of the disease present, the general condition of the patient, the experience of the surgeon in colon surgery and the availability of facilities and personnel to provide intensive care. In larger institutions when these conditions are optimal, primary resection of the diseased bowel with or without anastomosis is becoming the procedure of choice. In smaller institutions or if conditions are not optimal, right transverse colostomy with drainage of the perforated segment can be relied on to control the disease with a mortality rate compared to that of primary resection. If free perforation and fecal peritonitis are present, exteriorization or primary resection of the perforated segment must be carried out. We would not recommend primary anastomosis under these circumstances.","citation-key":"hincheyTreatmentPerforatedDiverticular1978","container-title":"Advances in Surgery","ISSN":"0065-3411","journalAbbreviation":"Adv Surg","language":"eng","page":"85-109","PMID":"735943","source":"PubMed","title":"Treatment of perforated diverticular disease of the colon","volume":"12","author":[{"family":"Hinchey","given":"E. J."},{"family":"Schaal","given":"P. G."},{"family":"Richards","given":"G. K."}],"issued":{"date-parts":[["1978"]]}}},{"id":760,"uris":["http://zotero.org/users/6327427/items/A8MRG7FW"],"itemData":{"id":760,"type":"article-journal","abstract":"Update on the management of sigmoid diverticulitis","citation-key":"hannaUpdateManagementSigmoid2021","container-title":"World Journal of Gastroenterology","DOI":"10.3748/wjg.v27.i9.760","issue":"9","language":"en","page":"760-781","publisher":"Baishideng Publishing Group Inc.","source":"www.wjgnet.com","title":"Update on the management of sigmoid diverticulitis","volume":"27","author":[{"family":"Hanna","given":"Mark H."},{"family":"Kaiser","given":"Andreas M."}],"issued":{"date-parts":[["2021",3,7]]}}}],"schema":"https://github.com/citation-style-language/schema/raw/master/csl-citation.json"} </w:instrText>
      </w:r>
      <w:r w:rsidR="00D331C7">
        <w:rPr>
          <w:bCs/>
        </w:rPr>
        <w:fldChar w:fldCharType="separate"/>
      </w:r>
      <w:r w:rsidR="00D331C7" w:rsidRPr="00D331C7">
        <w:rPr>
          <w:vertAlign w:val="superscript"/>
          <w:lang w:val="en-GB"/>
        </w:rPr>
        <w:t>1,2</w:t>
      </w:r>
      <w:r w:rsidR="00D331C7">
        <w:rPr>
          <w:bCs/>
        </w:rPr>
        <w:fldChar w:fldCharType="end"/>
      </w:r>
      <w:r w:rsidRPr="000165C6">
        <w:rPr>
          <w:bCs/>
        </w:rPr>
        <w:t xml:space="preserve">. </w:t>
      </w:r>
      <w:r w:rsidR="00030802" w:rsidRPr="000165C6">
        <w:rPr>
          <w:bCs/>
        </w:rPr>
        <w:t xml:space="preserve">Historically, Hartmann’s procedure was the standard </w:t>
      </w:r>
      <w:r w:rsidR="00030802">
        <w:rPr>
          <w:bCs/>
        </w:rPr>
        <w:t xml:space="preserve">of care but </w:t>
      </w:r>
      <w:r w:rsidR="00030802" w:rsidRPr="000165C6">
        <w:rPr>
          <w:bCs/>
        </w:rPr>
        <w:t>is associated with substantial morbidity, non-negligible mortality</w:t>
      </w:r>
      <w:r w:rsidR="003A02FA">
        <w:rPr>
          <w:bCs/>
        </w:rPr>
        <w:t>,</w:t>
      </w:r>
      <w:r w:rsidR="00030802" w:rsidRPr="000165C6">
        <w:rPr>
          <w:bCs/>
        </w:rPr>
        <w:t xml:space="preserve"> and low </w:t>
      </w:r>
      <w:r w:rsidR="00030802">
        <w:rPr>
          <w:bCs/>
        </w:rPr>
        <w:t>reversal rates</w:t>
      </w:r>
      <w:r w:rsidR="00BB1940">
        <w:rPr>
          <w:bCs/>
        </w:rPr>
        <w:t xml:space="preserve"> </w:t>
      </w:r>
      <w:r w:rsidR="00030802">
        <w:rPr>
          <w:bCs/>
        </w:rPr>
        <w:fldChar w:fldCharType="begin"/>
      </w:r>
      <w:r w:rsidR="0083595F">
        <w:rPr>
          <w:bCs/>
        </w:rPr>
        <w:instrText xml:space="preserve"> ADDIN ZOTERO_ITEM CSL_CITATION {"citationID":"aotHED9U","properties":{"formattedCitation":"\\super 3,4\\nosupersub{}","plainCitation":"3,4","noteIndex":0},"citationItems":[{"id":768,"uris":["http://zotero.org/users/6327427/items/T9WM24RV"],"itemData":{"id":768,"type":"article-journal","abstract":"Diverticulitis of the sigmoid colon is an increasingly common disease. Patterns of care and management guidelines have significantly evolved in recent years.To review and classify the primary data published since 2000 that are guiding decision making, technical considerations, and the outcomes of surgery for sigmoid diverticulitis.We searched the National Guideline Clearinghouse, PubMed, and Cochrane databases for studies pertaining to the diagnosis and management of chronic and recurrent diverticulitis from January 1, 2000, to March 31, 2013. We supplemented this automated search with references drawn from included studies and PubMed. We rated the level of evidence according to American College of Cardiology/American Heart Association guidelines.We identified 68 studies meeting inclusion criteria for final review. The studies were almost exclusively observational and had limited certainty of treatment effect. We found that complicated recurrence after recovery from an uncomplicated episode of diverticulitis is rare (&amp;lt;5%) and that age at onset younger than 50 years and 2 or more recurrences do not increase the risk of complications. Chronic symptoms may persist even after resection in 5% to 22% of patients. Prophylactic surgery is generally not recommended for average-risk patients with diverticulitis, irrespective of the number of episodes of acute, noncomplicated disease. Decisions to proceed with colon resection should be based instead on the patient-reported frequency and severity of diverticulitis symptoms.The prior standard for proceeding with elective colectomy following 2 episodes of diverticulitis is no longer accepted. Decisions to proceed with colectomy should be made based on consideration of the risks of recurrent diverticulitis, the morbidity of surgery, ongoing symptoms, the complexity of disease, and operative risk. Laparoscopic surgery is preferred to open approaches. Recent evidence suggests that existing guidelines should be updated.","citation-key":"regenbogenSurgeryDiverticulitis21st2014","container-title":"JAMA Surgery","DOI":"10.1001/jamasurg.2013.5477","ISSN":"2168-6254","issue":"3","journalAbbreviation":"JAMA Surg","page":"292-303","source":"Silverchair","title":"Surgery for Diverticulitis in the 21st Century: A Systematic Review","title-short":"Surgery for Diverticulitis in the 21st Century","volume":"149","author":[{"family":"Regenbogen","given":"Scott E."},{"family":"Hardiman","given":"Karin M."},{"family":"Hendren","given":"Samantha"},{"family":"Morris","given":"Arden M."}],"issued":{"date-parts":[["2014",3,1]]}}},{"id":770,"uris":["http://zotero.org/users/6327427/items/DB45SPWI"],"itemData":{"id":770,"type":"article-journal","abstract":"Background Hartmann's procedure is a commonly performed operation for complicated left colon diverticulitis or malignancy. The timing for reversal of Hartmann's is not well defined as it is technically challenging and carries a high complication rate. Methods This study is a retrospective audit of all patients who underwent Hartmann's procedure between 2008 and 2014. Reversal of Hartmann's rate, timing, American Society of Anesthesiologists grade, length of stay and complications (Clavien-Dindo) including 30-day mortality were recorded. Results Hartmann's procedure (n = 228) indications were complicated diverticular disease 44% (n = 100), malignancy 32% (n = 74) and other causes 24%, (n = 56). Reversal of Hartmann's rate was 47% (n = 108). Median age of patients was 58 years (range 21-84 years), American Society of Anesthesiologists grade 2 (range 1-4), length of stay was eight days (range 2-42 days). Median time to reversal of Hartmann's was 11 months (range 4-96 months). The overall complication rate from reversal of Hartmann's was 21%; 3.7% had a major complication of IIIa or above including three anastomotic leaks and one deep wound dehiscence. Failure of reversal and permanent stoma was less than 1% (n = 2). Thirty-day mortality following Hartmann's procedure was 7% (n = 15). Where Hartmann's procedure wass not reversed, for 30% (n = 31) this was the patient's choice and 70% (n = 74) were either high risk or unfit. Conclusions Hartmann's procedure is reversed less frequently than thought and consented for. Only 46% of Hartmann's procedures were stoma free at the end of the audit period. The anastomotic complication rate of 1% is also low for reversal of Hartmann's procedure in this study.","citation-key":"hallamHartmannsProcedureReversal2018","container-title":"Annals of the Royal College of Surgeons of England","DOI":"10.1308/rcsann.2018.0006","ISSN":"1478-7083","issue":"4","journalAbbreviation":"Ann R Coll Surg Engl","language":"eng","page":"301-307","PMID":"29484943","PMCID":"PMC5958852","source":"PubMed","title":"Hartmann's procedure, reversal and rate of stoma-free survival","volume":"100","author":[{"family":"Hallam","given":"S."},{"family":"Mothe","given":"B. S."},{"family":"Tirumulaju","given":"Rmr"}],"issued":{"date-parts":[["2018",4]]}}}],"schema":"https://github.com/citation-style-language/schema/raw/master/csl-citation.json"} </w:instrText>
      </w:r>
      <w:r w:rsidR="00030802">
        <w:rPr>
          <w:bCs/>
        </w:rPr>
        <w:fldChar w:fldCharType="separate"/>
      </w:r>
      <w:r w:rsidR="00030802" w:rsidRPr="00030802">
        <w:rPr>
          <w:vertAlign w:val="superscript"/>
          <w:lang w:val="en-GB"/>
        </w:rPr>
        <w:t>3,4</w:t>
      </w:r>
      <w:r w:rsidR="00030802">
        <w:rPr>
          <w:bCs/>
        </w:rPr>
        <w:fldChar w:fldCharType="end"/>
      </w:r>
      <w:r w:rsidR="00030802" w:rsidRPr="000165C6">
        <w:rPr>
          <w:bCs/>
        </w:rPr>
        <w:t xml:space="preserve">. </w:t>
      </w:r>
      <w:r w:rsidR="00030802">
        <w:rPr>
          <w:bCs/>
        </w:rPr>
        <w:t xml:space="preserve">Following recent randomized trials and meta-analyses, </w:t>
      </w:r>
      <w:r w:rsidRPr="000165C6">
        <w:rPr>
          <w:bCs/>
        </w:rPr>
        <w:t xml:space="preserve">national and international guidelines have </w:t>
      </w:r>
      <w:r w:rsidR="00030802">
        <w:rPr>
          <w:bCs/>
        </w:rPr>
        <w:t xml:space="preserve">shifted the paradigm, </w:t>
      </w:r>
      <w:r w:rsidR="009A260F">
        <w:rPr>
          <w:bCs/>
        </w:rPr>
        <w:t>now favoring</w:t>
      </w:r>
      <w:r w:rsidR="00030802">
        <w:rPr>
          <w:bCs/>
        </w:rPr>
        <w:t xml:space="preserve"> sigmoid resection with primary anastomosis when possible, as it offers similar short-term safety but significantly higher reversal rates and better long</w:t>
      </w:r>
      <w:r w:rsidR="00BB1940">
        <w:rPr>
          <w:bCs/>
        </w:rPr>
        <w:t>-</w:t>
      </w:r>
      <w:r w:rsidR="00030802">
        <w:rPr>
          <w:bCs/>
        </w:rPr>
        <w:t>term stoma-free survival than Hartmann’s Procedure</w:t>
      </w:r>
      <w:r w:rsidR="009A260F">
        <w:rPr>
          <w:bCs/>
        </w:rPr>
        <w:t xml:space="preserve">, reserving </w:t>
      </w:r>
      <w:r w:rsidR="00AF72C3">
        <w:rPr>
          <w:bCs/>
        </w:rPr>
        <w:t>the latter</w:t>
      </w:r>
      <w:r w:rsidR="009A260F">
        <w:rPr>
          <w:bCs/>
        </w:rPr>
        <w:t xml:space="preserve"> for unstable o</w:t>
      </w:r>
      <w:r w:rsidR="00BB1940">
        <w:rPr>
          <w:bCs/>
        </w:rPr>
        <w:t>r</w:t>
      </w:r>
      <w:r w:rsidR="009A260F">
        <w:rPr>
          <w:bCs/>
        </w:rPr>
        <w:t xml:space="preserve"> very high-risk patients </w:t>
      </w:r>
      <w:r w:rsidR="00D85F96">
        <w:rPr>
          <w:bCs/>
        </w:rPr>
        <w:fldChar w:fldCharType="begin"/>
      </w:r>
      <w:r w:rsidR="0083595F">
        <w:rPr>
          <w:bCs/>
        </w:rPr>
        <w:instrText xml:space="preserve"> ADDIN ZOTERO_ITEM CSL_CITATION {"citationID":"6IIUf7Nw","properties":{"unsorted":true,"formattedCitation":"\\super 5\\uc0\\u8211{}12\\nosupersub{}","plainCitation":"5–12","noteIndex":0},"citationItems":[{"id":761,"uris":["http://zotero.org/users/6327427/items/4N8RP95L"],"itemData":{"id":761,"type":"article-journal","abstract":"Acute colonic diverticulitis is one of the most common clinical conditions encountered by surgeons in the acute setting. An international multidisciplinary panel of experts from the World Society of Emergency Surgery (WSES) updated its guidelines for management of acute left-sided colonic diverticulitis (ALCD) according to the most recent available literature. The update includes recent changes introduced in the management of ALCD. The new update has been further integrated with advances in acute right-sided colonic diverticulitis (ARCD) that is more common than ALCD in select regions of the world.","citation-key":"sartelli2020UpdateWSES2020","container-title":"World Journal of Emergency Surgery","DOI":"10.1186/s13017-020-00313-4","ISSN":"1749-7922","issue":"1","journalAbbreviation":"World J Emerg Surg","language":"en","page":"32","source":"Springer Link","title":"2020 update of the WSES guidelines for the management of acute colonic diverticulitis in the emergency setting","volume":"15","author":[{"family":"Sartelli","given":"Massimo"},{"family":"Weber","given":"Dieter G."},{"family":"Kluger","given":"Yoram"},{"family":"Ansaloni","given":"Luca"},{"family":"Coccolini","given":"Federico"},{"family":"Abu-Zidan","given":"Fikri"},{"family":"Augustin","given":"Goran"},{"family":"Ben-Ishay","given":"Offir"},{"family":"Biffl","given":"Walter L."},{"family":"Bouliaris","given":"Konstantinos"},{"family":"Catena","given":"Rodolfo"},{"family":"Ceresoli","given":"Marco"},{"family":"Chiara","given":"Osvaldo"},{"family":"Chiarugi","given":"Massimo"},{"family":"Coimbra","given":"Raul"},{"family":"Cortese","given":"Francesco"},{"family":"Cui","given":"Yunfeng"},{"family":"Damaskos","given":"Dimitris"},{"family":"Angelis","given":"Gian Luigi","non-dropping-particle":"de’ "},{"family":"Delibegovic","given":"Samir"},{"family":"Demetrashvili","given":"Zaza"},{"family":"De Simone","given":"Belinda"},{"family":"Di Marzo","given":"Francesco"},{"family":"Di Saverio","given":"Salomone"},{"family":"Duane","given":"Therese M."},{"family":"Faro","given":"Mario Paulo"},{"family":"Fraga","given":"Gustavo P."},{"family":"Gkiokas","given":"George"},{"family":"Gomes","given":"Carlos Augusto"},{"family":"Hardcastle","given":"Timothy C."},{"family":"Hecker","given":"Andreas"},{"family":"Karamarkovic","given":"Aleksandar"},{"family":"Kashuk","given":"Jeffry"},{"family":"Khokha","given":"Vladimir"},{"family":"Kirkpatrick","given":"Andrew W."},{"family":"Kok","given":"Kenneth Y. Y."},{"family":"Inaba","given":"Kenji"},{"family":"Isik","given":"Arda"},{"family":"Labricciosa","given":"Francesco M."},{"family":"Latifi","given":"Rifat"},{"family":"Leppäniemi","given":"Ari"},{"family":"Litvin","given":"Andrey"},{"family":"Mazuski","given":"John E."},{"family":"Maier","given":"Ronald V."},{"family":"Marwah","given":"Sanjay"},{"family":"McFarlane","given":"Michael"},{"family":"Moore","given":"Ernest E."},{"family":"Moore","given":"Frederick A."},{"family":"Negoi","given":"Ionut"},{"family":"Pagani","given":"Leonardo"},{"family":"Rasa","given":"Kemal"},{"family":"Rubio-Perez","given":"Ines"},{"family":"Sakakushev","given":"Boris"},{"family":"Sato","given":"Norio"},{"family":"Sganga","given":"Gabriele"},{"family":"Siquini","given":"Walter"},{"family":"Tarasconi","given":"Antonio"},{"family":"Tolonen","given":"Matti"},{"family":"Ulrych","given":"Jan"},{"family":"Zachariah","given":"Sannop K."},{"family":"Catena","given":"Fausto"}],"issued":{"date-parts":[["2020",5,7]]}}},{"id":782,"uris":["http://zotero.org/users/6327427/items/6NZZK3GU"],"itemData":{"id":782,"type":"article-journal","abstract":"An abstract is unavailable.","citation-key":"hallAmericanSocietyColon2020","container-title":"Diseases of the Colon &amp; Rectum","DOI":"10.1097/DCR.0000000000001679","ISSN":"0012-3706","issue":"6","language":"en-US","page":"728","source":"journals.lww.com","title":"The American Society of Colon and Rectal Surgeons Clinical Practice Guidelines for the Treatment of Left-Sided Colonic Diverticulitis","volume":"63","author":[{"family":"Hall","given":"Jason"},{"family":"Hardiman","given":"Karin"},{"family":"Lee","given":"Sang"},{"family":"Lightner","given":"Amy"},{"family":"Stocchi","given":"Luca"},{"family":"Paquette","given":"Ian M."},{"family":"Steele","given":"Scott R."},{"family":"Feingold","given":"Daniel L."},{"family":"Surgeons","given":"Prepared on behalf of the Clinical Practice Guidelines Committee of the American Society of Colon and Rectal"}],"issued":{"date-parts":[["2020",6]]}}},{"id":233,"uris":["http://zotero.org/users/6327427/items/QSH36B6S"],"itemData":{"id":233,"type":"report","abstract":"La diverticulose du côlon est un état asymptomatique qui correspond à une anomalie anatomique acquise du côlon caractérisée par la présence de diverticules. La maladie diverticulaire correspond à la diverticulite et ses complications et à l’hémorragie d’origine diverticulaire.La diverticulite du côlon correspond à l’inflammation/infection d’origine diverticulaire. Les signes cliniques associés sont : douleurs de la fosse iliaque gauche, troubles du transit et fièvre, avec défense de la fosse iliaque gauche à la palpation.La diverticulite compliquée correspond aux complications locales que sont les abcès, les fistules, les péritonites d’origine diverticulaire et les sténoses. Messages clé - Le scanner abdomino-pelvien est recommandé en première intention pour le diagnostic et la recherche de complications chez un patient suspect de diverticulite aiguë sigmoïdienne. - Le traitement ambulatoire est recommandé en cas de diverticulite aiguë non compliquée, en l’absence de comorbidité significative et/ou de contexte social défavorable. - Le traitement symptomatique sans antibiotique des diverticulites non compliquées confirmées par le scanner est recommandé en l’absence de signes de gravité, d’immunodépression, de score ASA &gt; 3 ou de grossesse. - L’intervention de Hartmann est recommandée quel que soit le stade de Hinchey dans deux situations : patients à haut risque de complications1, instabilité hémodynamique. - Le lavage péritonéal laparoscopique n’est plus recommandé. - La sigmoïdectomie élective systématique après poussée de diverticulite aiguë (chirurgie prophylactique) n'est pas recommandée si le patient est asymptomatique, s'il n'est pas immunodéprimé ou insuffisant rénal chronique et si les poussées n'impactent pas sa qualité de vie. - Chez le patient asymptomatique, l’âge inférieur à 50 ans ne constitue pas une indication de chirurgie prophylactique en soi.   Diagnostic et traitement médical de la diverticulite Modalités diagnostiques de la diverticulite Le diagnostic de diverticulite sigmoïdienne aiguë, y compris chez les patients avec antécédents de diverticulite connus, ne peut pas être affirmé sur les seules données cliniques et biologiques.Il est recommandé de réaliser comme bilan sanguin un hémogramme, un dosage de la CRP et de la créatinine.Un examen d’imagerie est nécessaire à chaque épisode. - Le scanner abdomino-pelvien est recommandé en première intention pour le diagnostic et la recherche de complications chez un patient suspect de diverticulite aiguë sigmoïdienne. Une injection intraveineuse de produit de contraste systématique est recommandée en l’absence de contre-indication. L’opacification digestive basse n’est pas recommandée de façon systématique dans la prise en charge initiale de la diverticulite aiguë. - L’échographie abdominale n’est pas recommandée comme premier examen d’imagerie. Elle sera réalisée si le scanner abdomino-pelvien ne peut pas être obtenu. Les examens paracliniques suivants ne sont pas recommandés chez un patient cliniquement suspect de diverticulite aiguë sigmoïdienne : abdomen sans préparation, lavement opaque, imagerie par résonance magnétique, coloscopie et coloscopie virtuelle.Il est recommandé de ne pas pratiquer de coloscopie précoce, c’est-à-dire pendant la phase aiguë, après le diagnostic d’une diverticulite aiguë sigmoïdienne.La diverticulite non compliquée est définie au scanner par un stade Hinchey Ia. La diverticulite compliquée correspond aux complications locales : abcès péricolique, stades Hinchey II (péritonite localisée : abcès pelvien, abdominal ou rétropéritonéal), Hinchey III (péritonite généralisée purulente) et Hinchey IV (péritonite fécale).   Traitement médical en cas de diverticulite non compliquée Le traitement ambulatoire est recommandé en cas de diverticulite aiguë non compliquée (stade Hinchey Ia), en l’absence de comorbidité significative et/ou de contexte social défavorable.Le traitement symptomatique sans antibiotique des diverticulites non compliquées confirmées par le scanner est recommandé en l’absence : - de signes de gravité notamment pression artérielle systolique ≤ 100 mm Hg, fréquence respiratoire ≥ 22/mn ou confusion ; - d’immunodépression (immunodépression congénitale ou acquise, traitement immunosuppresseur ou immunomodulateur, corticothérapie systémique, cancer évolutif, insuffisance rénale terminale) ; - de score ASA &gt; 32 ; - de grossesse. En l’absence de comorbidité significative et/ou de contexte social défavorable, la réalisation de ce traitement est recommandée en ambulatoire. Dans cette situation, une surveillance clinique est recommandée. En cas de non réponse à ce traitement, une antibiothérapie par voie orale est alors recommandée ne dépassant pas 7 jours, associant amoxicilline et acide clavulanique, ou en cas d'allergie prouvée une fluoroquinolone (lévofloxacine ou ciprofloxacine) associée au métronidazole.En cas de signes de gravité, grossesse, score ASA &gt; 3 ou immunodépression, une antibiothérapie par voie intraveineuse, identique à celle proposée dans la diverticulite compliquée, est recommandée.Une alimentation non restrictive est recommandée au cours du traitement de la diverticulite non perforée si elle est tolérée.2. Classification ASA. 1 : patient normal ; 2 : patient avec anomalie systémique modérée ; 3 : patient avec anomalie systémique sévère ; 4 : patient avec anomalie systémique sévère représentant une menace vitale constante ; 5 : patient moribond dont la survie est improbable sans l'intervention ; 6 : patient déclaré en état de mort cérébrale dont on prélève les organes pour greffe.   Traitement médical en cas de diverticulite compliquée En cas de diverticulite compliquée, une antibiothérapie par voie intraveineuse est recommandée associant amoxicilline-acide clavulanique et gentamicine, ou céfotaxime et métronidazole, ou ceftriaxone et métronidazole. En cas d’allergie prouvée, une association lévofloxacine, gentamicine et métronidazole est recommandée. En l’absence d’argument scientifique, la durée de l’antibiothérapie ne peut pas faire l’objet de recommandations. Il est recommandé de drainer radiologiquement les abcès diverticulaires lorsque cela est techniquement faisable.Une antibiothérapie seule, sans geste chirurgical ou drainage radiologique, est recommandée pour les diverticulites perforées avec présence de bulles de pneumopéritoine péricolique ou à distance et en l’absence de signe clinique de péritonite, sauf si immunosuppression.   Exploration au décours d’une diverticulite traitée Il n’est pas recommandé de pratiquer une surveillance biologique systématique en cas d’évolution clinique favorable d’une diverticulite aiguë.En l’absence de point d’appel, quel que soit le stade initial, la réalisation d’un scanner de contrôle systématique au décours d’une diverticulite sigmoïdienne traitée n’est pas recommandée.Il n’est pas recommandé de réaliser une coloscopie systématique au décours d’une poussée de diverticulite aiguë non compliquée, en dehors des indications de dépistage ou de prévention par coloscopie du cancer colorectal.Il est recommandé de réaliser une coloscopie au décours d’un épisode de diverticulite aiguë compliquée.Ces recommandations restent valides quand une chirurgie prophylactique est indiquée.   Prévention des récidives de diverticulite Aucun régime alimentaire ne peut être recommandé pour la prévention des récidives de diverticulite.Il est recommandé de ne pas contre-indiquer chez les patients porteurs d’une diverticulose la consommation de fruits à coque (noix, noisettes, amandes, pistaches, cacahuètes, etc.), de blé, de maïs ou de popcorn en prévention de la survenue d’une diverticulite.En l’absence d’argument scientifique, il n’est pas recommandé de proposer aux patients après une crise de diverticulite aiguë la prise de probiotique, de rifaximine ou de mésalamine.     Traitement chirurgical, dont prophylactique, de la diverticulite Traitement chirurgical de la diverticulite L’intervention de Hartmann est recommandée, quel que soit le stade de Hinchey, dans deux situations : - patients à haut risque de complications : immunodépression selon les critères suivants : immunodépression congénitale ou acquise, traitement immunosuppresseur ou immunomodulateur, corticothérapie systémique chronique, cancer évolutif non intestinal, insuffisance rénale terminale, ASA &gt; 3 ; - instabilité hémodynamique. Dans les stades Hinchey I et II (en cas d’échec du traitement médical, il est recommandé de réaliser une résection-anastomose plus ou moins protégée.Dans les stades Hinchey III (péritonite généralisée purulente) et IV, il n’est pas recommandé de réaliser une résection-anastomose non protégée. Concernant la voie d’abord : - dans les stades Hinchey I et II, en cas d’échec du traitement médical, la laparoscopie est une alternative à la laparotomie ; - dans les péritonites Hinchey III et IV, en l’absence de données probantes, aucune recommandation ne peut être établie quant à la voie d’abord. La laparotomie reste la voie d’abord de référence dans cette situation. Le lavage péritonéal laparoscopique n’est pas recommandé. Les indications de résection chirurgicale en urgence dans la diverticulite aiguë droite sont superposables à celles de la diverticulite sigmoïdienne. La résection-anastomose en un temps (résection iléo-cæcale ou colectomie droite) est la procédure de référence, mais une résection sans anastomose peut être réalisée si elle est jugée nécessaire.   Traitement chirurgical prophylactique Indications chirurgicales électives La sigmoïdectomie élective est recommandée en cas de : - fistule, selon le terrain et le type de symptômes ; - sténose symptomatique. Il est recommandé de proposer une sigmoïdectomie élective en cas de symptômes persistants après une poussée (incluant la smoldering diverticulitis [diverticulite subintrante]) ou de récidives fréquentes impactant la qualité de vie. Le nombre de poussées n’est pas une indication en soi.La sigmoïdectomie élective systématique après poussée de diverticulite aiguë n'est pas recommandée si le patient est asymptomatique, s'il n'est pas immunodéprimé ou insuffisant rénal chronique et si les poussées n'impactent pas sa qualité de vie.Chez le patient asymptomatique, l’âge inférieur à 50 ans ne constitue pas une indication de chirurgie prophylactique en soi.Il est recommandé de discuter une sigmoïdectomie élective dans les situations suivantes : au décours d’une diverticulite aiguë compliquée, particulièrement en cas d’abcès ; chez le patient immunodéprimé ou insuffisant rénal chronique, en intégrant les facteurs de risque opératoire suivants : âge supérieur à 75 ans et comorbidités, en particulier cardiopathie et BPCO.   Critères de qualité chirurgicale Si l’indication d’une sigmoïdectomie élective est retenue, il est recommandé de la réaliser au moins 2 mois après la dernière poussée.Il est recommandé : - un abord laparoscopique pour la réalisation d’une sigmoïdectomie élective pour pathologie diverticulaire ; - de réaliser une anastomose sans tension, au mieux avec décrochage de l’angle gauche ; - de sectionner les artères sigmoïdiennes au moins après leur division du tronc des sigmoïdiennes ; - une résection de la charnière recto-sigmoïdienne en cas de colectomie gauche prophylactique pour pathologie diverticulaire. La résection doit emporter la zone siège de la ou des poussées inflammatoires. L’ensemble du côlon sigmoïde doit être réséqué de façon systématique. Il est recommandé de ne pas étendre la résection colique au-delà du côlon sigmoïde de façon systématique, même en présence d’une diverticulose en amont.Il n’existe pas de données dans la littérature permettant d’émettre une recommandation sur le type d’anastomose colorectale (manuelle ou mécanique) après colectomie prophylactique pour pathologie diverticulaire.La réhabilitation améliorée est recommandée dans la sigmoïdectomie élective pour diverticulite à l’instar des autres indications en chirurgie colorectale.Après diverticulite aiguë droite non compliquée, la colectomie droite élective n’est pas recommandée.Après diverticulite aiguë droite compliquée, aucune recommandation ne peut être établie en l’absence de données probantes.   Diverticulite non compliquée     Diverticulite compliquée","citation-key":"hauteautoritedesantePriseChargeMedicale2017","event-place":"Saint-Denis La Plaine","genre":"Recommandation de bonne pratique","language":"Français","publisher-place":"Saint-Denis La Plaine","title":"Prise en charge médicale et chirurgicale de la diverticulite colique","URL":"https://www.has-sante.fr/jcms/c_2806798/fr/prise-en-charge-medicale-et-chirurgicale-de-la-diverticulite-colique","author":[{"family":"Haute Autorité de Santé","given":"H.A.S."}],"issued":{"date-parts":[["2017"]]}}},{"id":764,"uris":["http://zotero.org/users/6327427/items/TZCS2ANU"],"itemData":{"id":764,"type":"article-journal","abstract":"BACKGROUND: About 25% of patients with acute diverticulitis require emergency intervention. Currently, most patients with diverticular peritonitis undergo a Hartmann's procedure. Our objective was to assess whether primary anastomosis (PA) with a diverting stoma results in lower mortality rates than Hartmann's procedure (HP) in patients with diverticular peritonitis.\nSTUDY DESIGN: We conducted a multicenter randomized controlled trial conducted between June 2008 and May 2012: the DIVERTI (Primary vs Secondary Anastomosis for Hinchey Stage III-IV Diverticulitis) trial. Follow-up duration was up to 18 months. A random sample of 102 eligible participants with purulent or fecal diverticular peritonitis from tertiary care referral centers and associated centers in France were equally randomized to either a PA arm or to an HP arm. Data were analyzed on an intention-to-treat basis. The primary end point was mortality rate at 18 months. Secondary outcomes were postoperative complications, operative time, length of hospital stay, rate of definitive stoma, and morbidity.\nRESULTS: All 102 patients enrolled were comparable for age (p = 0.4453), sex (p = 0.2347), Hinchey stage III vs IV (p = 0.2347), and Mannheim Peritonitis Index (p = 0.0606). Overall mortality did not differ significantly between HP (7.7%) and PA (4%) (p = 0.4233). Morbidity for both resection and stoma reversal operations were comparable (39% in the HP arm vs 44% in the PA arm; p = 0.4233). At 18 months, 96% of PA patients and 65% of HP patients had a stoma reversal (p = 0.0001).\nCONCLUSIONS: Although mortality was similar in both arms, the rate of stoma reversal was significantly higher in the PA arm. This trial provides additional evidence in favor of PA with diverting ileostomy over HP in patients with diverticular peritonitis. ClinicalTrials.gov Identifier: NCT 00692393.","citation-key":"bridouxHartmannsProcedurePrimary2017","container-title":"Journal of the American College of Surgeons","DOI":"10.1016/j.jamcollsurg.2017.09.004","ISSN":"1879-1190","issue":"6","journalAbbreviation":"J Am Coll Surg","language":"eng","page":"798-805","PMID":"28943323","source":"PubMed","title":"Hartmann's Procedure or Primary Anastomosis for Generalized Peritonitis due to Perforated Diverticulitis: A Prospective Multicenter Randomized Trial (DIVERTI)","title-short":"Hartmann's Procedure or Primary Anastomosis for Generalized Peritonitis due to Perforated Diverticulitis","volume":"225","author":[{"family":"Bridoux","given":"Valerie"},{"family":"Regimbeau","given":"Jean Marc"},{"family":"Ouaissi","given":"Mehdi"},{"family":"Mathonnet","given":"Muriel"},{"family":"Mauvais","given":"Francois"},{"family":"Houivet","given":"Estelle"},{"family":"Schwarz","given":"Lilian"},{"family":"Mege","given":"Diane"},{"family":"Sielezneff","given":"Igor"},{"family":"Sabbagh","given":"Charles"},{"family":"Tuech","given":"Jean-Jacques"}],"issued":{"date-parts":[["2017",12]]}}},{"id":773,"uris":["http://zotero.org/users/6327427/items/KNXDYUSK"],"itemData":{"id":773,"type":"article-journal","abstract":"Objectives: \n          To evaluate the outcome after Hartmann's procedure (HP) versus primary anastomosis (PA) with diverting ileostomy for perforated left-sided diverticulitis.\n          Background: \n          The surgical management of left-sided colonic perforation with purulent or fecal peritonitis remains controversial. PA with ileostomy seems to be superior to HP; however, results in the literature are affected by a significant selection bias. No randomized clinical trial has yet compared the 2 procedures.\n          Methods: \n          Sixty-two patients with acute left-sided colonic perforation (Hinchey III and IV) from 4 centers were randomized to HP (n = 30) and to PA (with diverting ileostomy, n = 32), with a planned stoma reversal operation after 3 months in both groups. Data were analyzed on an intention-to-treat basis. The primary end point was the overall complication rate. The study was discontinued following an interim analysis that found significant differences of relevant secondary end points as well as a decreasing accrual rate (NCT01233713).\n          Results: \n          Patient demographics were equally distributed in both groups (Hinchey III: 76% vs 75% and Hinchey IV: 24% vs 25%, for HP vs PA, respectively). The overall complication rate for both resection and stoma reversal operations was comparable (80% vs 84%, P = 0.813). Although the outcome after the initial colon resection did not show any significant differences (mortality 13% vs 9% and morbidity 67% vs 75% in HP vs PA), the stoma reversal rate after PA with diverting ileostomy was higher (90% vs 57%, P = 0.005) and serious complications (Grades IIIb-IV: 0% vs 20%, P = 0.046), operating time (73 minutes vs 183 minutes, P &lt; 0.001), hospital stay (6 days vs 9 days, P = 0.016), and lower in-hospital costs (US $16,717 vs US $24,014) were significantly reduced in the PA group.\n          Conclusions: \n          This is the first randomized clinical trial favoring PA with diverting ileostomy over HP in patients with perforated diverticulitis.","citation-key":"oberkoflerMulticenterRandomizedClinical2012","container-title":"Annals of Surgery","DOI":"10.1097/SLA.0b013e31827324ba","ISSN":"0003-4932","issue":"5","language":"en-US","page":"819","source":"journals.lww.com","title":"A Multicenter Randomized Clinical Trial of Primary Anastomosis or Hartmann's Procedure for Perforated Left Colonic Diverticulitis With Purulent or Fecal Peritonitis","volume":"256","author":[{"family":"Oberkofler","given":"Christian Eugen"},{"family":"Rickenbacher","given":"Andreas"},{"family":"Raptis","given":"Dimitri Aristotle"},{"family":"Lehmann","given":"Kuno"},{"family":"Villiger","given":"Peter"},{"family":"Buchli","given":"Christian"},{"family":"Grieder","given":"Felix"},{"family":"Gelpke","given":"Hans"},{"family":"Decurtins","given":"Marco"},{"family":"Tempia-Caliera","given":"Adrien A."},{"family":"Demartines","given":"Nicolas"},{"family":"Hahnloser","given":"Dieter"},{"family":"Clavien","given":"Pierre-Alain"},{"family":"Breitenstein","given":"Stefan"}],"issued":{"date-parts":[["2012",11]]}}},{"id":775,"uris":["http://zotero.org/users/6327427/items/SVSQYPPN"],"itemData":{"id":775,"type":"article-journal","citation-key":"lambrichtsHartmannsProcedureSigmoidectomy2019","container-title":"The Lancet Gastroenterology &amp; Hepatology","DOI":"10.1016/S2468-1253(19)30174-8","ISSN":"2468-1253, 2468-1156","issue":"8","journalAbbreviation":"The Lancet Gastroenterology &amp; Hepatology","language":"English","page":"599-610","PMID":"31178342","publisher":"Elsevier","source":"www.thelancet.com","title":"Hartmann's procedure versus sigmoidectomy with primary anastomosis for perforated diverticulitis with purulent or faecal peritonitis (LADIES): a multicentre, parallel-group, randomised, open-label, superiority trial","title-short":"Hartmann's procedure versus sigmoidectomy with primary anastomosis for perforated diverticulitis with purulent or faecal peritonitis (LADIES)","volume":"4","author":[{"family":"Lambrichts","given":"Daniël P. V."},{"family":"Vennix","given":"Sandra"},{"family":"Musters","given":"Gijsbert D."},{"family":"Mulder","given":"Irene M."},{"family":"Swank","given":"Hilko A."},{"family":"Hoofwijk","given":"Anton G. M."},{"family":"Belgers","given":"Eric H. J."},{"family":"Stockmann","given":"Hein B. A. C."},{"family":"Eijsbouts","given":"Quirijn A. J."},{"family":"Gerhards","given":"Michael F."},{"family":"Wagensveld","given":"Bart A.","dropping-particle":"van"},{"family":"Geloven","given":"Anna A. W.","dropping-particle":"van"},{"family":"Crolla","given":"Rogier M. P. H."},{"family":"Nienhuijs","given":"Simon W."},{"family":"Govaert","given":"Marc J. P. M."},{"family":"Saverio","given":"Salomone","dropping-particle":"di"},{"family":"D'Hoore","given":"André J. L."},{"family":"Consten","given":"Esther C. J."},{"family":"Grevenstein","given":"Wilhelmina M. U.","dropping-particle":"van"},{"family":"Pierik","given":"Robert E. G. J. M."},{"family":"Kruyt","given":"Philip M."},{"family":"Hoeven","given":"Joost A. B.","dropping-particle":"van der"},{"family":"Steup","given":"Willem H."},{"family":"Catena","given":"Fausto"},{"family":"Konsten","given":"Joop L. M."},{"family":"Vermeulen","given":"Jefrey"},{"family":"Dieren","given":"Susan","dropping-particle":"van"},{"family":"Bemelman","given":"Willem A."},{"family":"Lange","given":"Johan F."},{"family":"Hop","given":"W. C."},{"family":"Opmeer","given":"B. C."},{"family":"Reitsma","given":"J. B."},{"family":"Scholte","given":"R. A."},{"family":"Waltmann","given":"E. W. H."},{"family":"Legemate","given":"D. A."},{"family":"Bartelsman","given":"J. F."},{"family":"Meijer","given":"D. W."},{"family":"Ünlü","given":"Ç"},{"family":"Kluit","given":"A. B."},{"family":"El-Massoudi","given":"Y."},{"family":"Vuylsteke","given":"Rjclm"},{"family":"Tanis","given":"P. J."},{"family":"Matthijsen","given":"R."},{"family":"Polle","given":"S. W."},{"family":"Lagarde","given":"S. M."},{"family":"Gisbertz","given":"S. S."},{"family":"Wijers","given":"O."},{"family":"Bilt","given":"JDW","dropping-particle":"van der"},{"family":"Boermeester","given":"M. A."},{"family":"Blom","given":"R."},{"family":"Gooszen","given":"J. a. H."},{"family":"Schreinemacher","given":"M. H. F."},{"family":"Zande","given":"T.","dropping-particle":"van der"},{"family":"Leeuwenburgh","given":"M. M. N."},{"family":"Bartels","given":"S. a. L."},{"family":"Hesp","given":"Wlem"},{"family":"Koet","given":"L."},{"family":"Schelling","given":"GP","dropping-particle":"van der"},{"family":"Dessel","given":"E.","dropping-particle":"van"},{"family":"Zeeland","given":"MLP","dropping-particle":"van"},{"family":"Lensvelt","given":"M. M. A."},{"family":"Nijhof","given":"H."},{"family":"Verest","given":"S."},{"family":"Buijs","given":"M."},{"family":"Wijsman","given":"J. H."},{"family":"Stassen","given":"L. P. S."},{"family":"Klinkert","given":"M."},{"family":"Maat","given":"MFG","dropping-particle":"de"},{"family":"Sellenraad","given":"G."},{"family":"Jeekel","given":"J."},{"family":"Kleinrensink","given":"G. J."},{"family":"Tha-In","given":"T."},{"family":"Nijboer","given":"W. N."},{"family":"Boom","given":"M. J."},{"family":"Verbeek","given":"P. C. M."},{"family":"Sietses","given":"C."},{"family":"Stommel","given":"M. W. J."},{"family":"Huijstee","given":"PJ","dropping-particle":"van"},{"family":"Merkus","given":"J. W. S."},{"family":"Eefting","given":"D."},{"family":"Mieog","given":"J. S. D."},{"family":"Geldere","given":"D.","dropping-particle":"van"},{"family":"Patijn","given":"G. A."},{"family":"Vries","given":"M.","dropping-particle":"de"},{"family":"Boskamp","given":"M."},{"family":"Bentohami","given":"A."},{"family":"Bijlsma","given":"T. S."},{"family":"Korte","given":"N.","dropping-particle":"de"},{"family":"Nio","given":"D."},{"family":"Rijna","given":"H."},{"family":"Luttikhold","given":"J."},{"family":"Gool","given":"MH","dropping-particle":"van"},{"family":"Fekkes","given":"J. F."},{"family":"Akkersdijk","given":"G. J. M."},{"family":"Heuff","given":"G."},{"family":"Jutte","given":"E. H."},{"family":"Kortmann","given":"B. A."},{"family":"Werkman","given":"J. M."},{"family":"Laméris","given":"W."},{"family":"Rietbergen","given":"L."},{"family":"Frankenmolen","given":"P."},{"family":"Draaisma","given":"W. A."},{"family":"Stam","given":"M. a. W."},{"family":"Verweij","given":"M. S."},{"family":"Karsten","given":"T. M."},{"family":"Rijna","given":"H."},{"family":"Nes","given":"LC","dropping-particle":"de"},{"family":"Fortuin","given":"S."},{"family":"Castro","given":"SM","dropping-particle":"de"},{"family":"Doeksen","given":"A."},{"family":"Simons","given":"M. P."},{"family":"Koffeman","given":"G. I."},{"family":"Steller","given":"E. P."},{"family":"Tuynman","given":"J. B."},{"family":"Hensbroek","given":"P. Boele","dropping-particle":"van"},{"family":"Mok","given":"M."},{"family":"Diepen","given":"SR","dropping-particle":"van"},{"family":"Hulsewé","given":"K. W. E."},{"family":"Melenhorst","given":"J."},{"family":"Stoot","given":"Jhmb"},{"family":"Fransen","given":"S."},{"family":"Sosef","given":"M. N."},{"family":"Bastelaar","given":"J.","dropping-particle":"van"},{"family":"Vissers","given":"Y. L. J."},{"family":"Douchy","given":"T. P. D."},{"family":"Christiaansen","given":"C. E."},{"family":"Smeenk","given":"R."},{"family":"Pijnenburg","given":"A. M."},{"family":"Tanaydin","given":"V."},{"family":"Veger","given":"H. T. C."},{"family":"Clermonts","given":"Shem"},{"family":"Al-Taher","given":"M."},{"family":"Graaf","given":"EJR","dropping-particle":"de"},{"family":"Menon","given":"A. G."},{"family":"Vermaas","given":"M."},{"family":"Cense","given":"H. A."},{"family":"Jutte","given":"E."},{"family":"Karsten","given":"T. M."},{"family":"Wiezer","given":"M. J."},{"family":"Smits","given":"A. B."},{"family":"Westerterp","given":"M."},{"family":"Marsman","given":"H. A."},{"family":"Hendriks","given":"E. R."},{"family":"Ruler","given":"O.","dropping-particle":"van"},{"family":"Vriens","given":"E. J. C."},{"family":"Vogten","given":"J. M."},{"family":"Rossem","given":"CC","dropping-particle":"van"},{"family":"Ohanis","given":"D."},{"family":"Tanis","given":"E."},{"family":"Grinsven","given":"J.","dropping-particle":"van"},{"family":"Maring","given":"J. K."},{"family":"Heisterkamp","given":"J."},{"family":"Besselink","given":"M. G. H."},{"family":"Rinkes","given":"IHM Borel"},{"family":"Molenaar","given":"I. Q."},{"family":"Joosten","given":"J. J. A."},{"family":"Jongkind","given":"V."},{"family":"Diepenhorst","given":"G. M. P."},{"family":"Boute","given":"M. C."},{"family":"Smeenge","given":"M."},{"family":"Nielsen","given":"K."},{"family":"Harlaar","given":"J. J."},{"family":"Luyer","given":"M. D. P."},{"family":"Montfort","given":"G.","dropping-particle":"van"},{"family":"Smulders","given":"J. F."},{"family":"Daams","given":"F."},{"family":"Haren","given":"E.","dropping-particle":"van"},{"family":"Nieuwenhuijzen","given":"G. a. P."},{"family":"Lauret","given":"G. J."},{"family":"Pereboom","given":"I. T. A."},{"family":"Stokmans","given":"R. A."},{"family":"Birindelli","given":"A."},{"family":"Bianchi","given":"E."},{"family":"Pellegrini","given":"S."},{"family":"Terrasson","given":"I."},{"family":"Wolthuis","given":"A."},{"family":"Overstraeten","given":"A. de Buck","dropping-particle":"van"},{"family":"Nijs","given":"S."}],"issued":{"date-parts":[["2019",8,1]]}}},{"id":778,"uris":["http://zotero.org/users/6327427/items/K4HIIUBV"],"itemData":{"id":778,"type":"article-journal","abstract":"INTRODUCTION: The surgical management of perforated sigmoid diverticulitis and generalised peritonitis is challenging. Surgical resection is the established standard of care. However, there is debate as to whether a primary anastomosis (PA) or a Hartmann's procedure (HP) should be performed. The aim of the present study was to perform a review of the literature comparing HP to PA for the treatment of perforated sigmoid diverticulitis with generalised peritonitis.\nMETHODS: A systematic literature search was performed for articles published up to March 2018. We considered only randomised control trials (RCTs) comparing the outcomes of sigmoidectomy with PA versus HP in adults with perforated sigmoid diverticulitis and generalised peritonitis (Hinchey III or IV). Primary outcomes were mortality and permanent stoma rate. Outcomes were pooled using a random-effects model to estimate the risk ratio and 95% confidence intervals.\nRESULTS: Of the 1,204 potentially relevant articles, 3 RCTs were included in the meta-analysis with 254 patients in total (116 and 138 in the PA and HP groups, respectively). All three RCTs had significant limitations including small size, lack of blinding and possible selection bias. There was no statistically significant difference in mortality or overall morbidity. Although 2 out of the 3 trials reported a lower permanent stoma rate in the PA arm, the difference in permanent stoma rates was not statistically significant (RR = 0.40, 95% CI 0.14-1.16). The incidence of anastomotic leaks, including leaks after stoma reversal, was not statistically different between PA and HP (RR = 1.42, 95% CI 0.41-4.87, p = 0.58) while risk of a postoperative intra-abdominal abscess was lower after PA than after HP (RR = 0.34, 95% CI 0.12-0.96, p = 0.04).\nCONCLUSIONS: PA and HP appear to be equivalent in terms of most outcomes of interest, except for a lower intra-abdominal abscess risk after PA. The latter finding needs further investigation as it was not reported in any of the individual trials. However, given the limitations of the included RCTs, no firm conclusion can be drawn on which is the best surgical option in patients with generalised peritonitis due to diverticular perforation.","citation-key":"cirocchiPerforatedSigmoidDiverticulitis2018","container-title":"Techniques in Coloproctology","DOI":"10.1007/s10151-018-1819-9","ISSN":"1128-045X","issue":"10","journalAbbreviation":"Tech Coloproctol","language":"eng","page":"743-753","PMID":"29995173","source":"PubMed","title":"Perforated sigmoid diverticulitis: Hartmann's procedure or resection with primary anastomosis-a systematic review and meta-analysis of randomised control trials","title-short":"Perforated sigmoid diverticulitis","volume":"22","author":[{"family":"Cirocchi","given":"Roberto"},{"family":"Afshar","given":"Sorena"},{"family":"Shaban","given":"Fadlo"},{"family":"Nascimbeni","given":"Riccardo"},{"family":"Vettoretto","given":"Nereo"},{"family":"Di Saverio","given":"Salomone"},{"family":"Randolph","given":"Justus"},{"family":"Zago","given":"Mauro"},{"family":"Chiarugi","given":"Massimo"},{"family":"Binda","given":"Gian Andrea"}],"issued":{"date-parts":[["2018",10]]}}},{"id":780,"uris":["http://zotero.org/users/6327427/items/5BCF9QTK"],"itemData":{"id":780,"type":"article-journal","abstract":"BACKGROUND: The traditional approach for perforated diverticulitis, the Hartmann procedure, has considerable morbidity and the challenge of stoma reversal. Alternative procedures, including primary resection and anastomosis and laparoscopic lavage, have been proposed but remain controversial.\nOBJECTIVE: The purpose of this study was to compare operative strategies for perforated diverticulitis.\nDATA SOURCES: MEDLINE, Embase, Cochrane Library, and the grey literature were searched from inception to October 2017.\nSTUDY SELECTION: We included randomized clinical trials evaluating operative strategies for perforated diverticulitis.\nINTERVENTIONS: Hartmann procedure, primary resection and anastomosis, and laparoscopic lavage were included.\nMAIN OUTCOME MEASURES: Data were independently extracted by 2 investigators. Risk of bias was evaluated using the Cochrane risk-of-bias tool. Pooled risk ratios for major complications, reoperation, and mortality were determined using random-effects models.\nRESULTS: Six trials including 626 patients with perforated diverticulitis were identified. Laparoscopic lavage and sigmoidectomy had comparable rates of early reoperation and postoperative mortality; major complications (Clavien-Dindo &gt;IIIa) were more frequent after laparoscopic lavage (RR = 1.68 (95% CI, 1.10-2.56); 3 trials, 305 patients). Comparing approaches for sigmoidectomy, primary resection and anastomosis had similar rates of major complications (RR = 0.88 (95% CI, 0.49-1.55); 3 trials, 255 patients) and postoperative mortality (RR = 0.58 (95% CI, 0.20-1.70); 3 trials, 254 patients) compared with the Hartmann procedure. However, patients who underwent primary resection and anastomosis were more likely to be stoma free at 12 months compared with the Hartmann procedure (RR = 1.40 (95% CI, 1.18-1.67); 4 trials, 283 patients) and to experience fewer major complications related to the stoma reversal procedure (RR = 0.26 (95% CI, 0.07-0.89); 4 trials, 186 patients).\nLIMITATIONS: There were no limitations to this study.\nCONCLUSIONS: Laparoscopic lavage is associated with increased risk of major complications versus primary resection for Hinchey III diverticulitis. The lower rate of stoma reversal and higher rate of complications after the Hartmann procedure suggest primary resection and anastomosis as the optimal management of perforated diverticulitis.","citation-key":"acunaOperativeStrategiesPerforated2018","container-title":"Diseases of the Colon and Rectum","DOI":"10.1097/DCR.0000000000001149","ISSN":"1530-0358","issue":"12","journalAbbreviation":"Dis Colon Rectum","language":"eng","page":"1442-1453","PMID":"30371549","source":"PubMed","title":"Operative Strategies for Perforated Diverticulitis: A Systematic Review and Meta-analysis","title-short":"Operative Strategies for Perforated Diverticulitis","volume":"61","author":[{"family":"Acuna","given":"Sergio A."},{"family":"Wood","given":"Trevor"},{"family":"Chesney","given":"Tyler R."},{"family":"Dossa","given":"Fahima"},{"family":"Wexner","given":"Steven D."},{"family":"Quereshy","given":"Fayez A."},{"family":"Chadi","given":"Sami A."},{"family":"Baxter","given":"Nancy N."}],"issued":{"date-parts":[["2018",12]]}}}],"schema":"https://github.com/citation-style-language/schema/raw/master/csl-citation.json"} </w:instrText>
      </w:r>
      <w:r w:rsidR="00D85F96">
        <w:rPr>
          <w:bCs/>
        </w:rPr>
        <w:fldChar w:fldCharType="separate"/>
      </w:r>
      <w:r w:rsidR="009A260F" w:rsidRPr="009A260F">
        <w:rPr>
          <w:vertAlign w:val="superscript"/>
          <w:lang w:val="en-GB"/>
        </w:rPr>
        <w:t>5–12</w:t>
      </w:r>
      <w:r w:rsidR="00D85F96">
        <w:rPr>
          <w:bCs/>
        </w:rPr>
        <w:fldChar w:fldCharType="end"/>
      </w:r>
      <w:r w:rsidR="009A260F">
        <w:rPr>
          <w:bCs/>
        </w:rPr>
        <w:t>.</w:t>
      </w:r>
      <w:r w:rsidR="00005F5A">
        <w:rPr>
          <w:bCs/>
        </w:rPr>
        <w:t xml:space="preserve"> </w:t>
      </w:r>
      <w:commentRangeStart w:id="0"/>
      <w:del w:id="1" w:author="Thomas Husson" w:date="2026-01-23T22:34:00Z" w16du:dateUtc="2026-01-23T21:34:00Z">
        <w:r w:rsidR="003A02FA" w:rsidRPr="003A02FA" w:rsidDel="004D511D">
          <w:rPr>
            <w:bCs/>
          </w:rPr>
          <w:delText xml:space="preserve">Regarding the omission of a diverting stoma, guidelines remain cautious, suggesting unprotected anastomosis only for highly selected cases. As results from ongoing randomized trials assessing the specific role of diversion </w:delText>
        </w:r>
        <w:r w:rsidR="003A02FA" w:rsidDel="004D511D">
          <w:rPr>
            <w:bCs/>
          </w:rPr>
          <w:delText>are still awaited</w:delText>
        </w:r>
        <w:r w:rsidR="003A02FA" w:rsidRPr="003A02FA" w:rsidDel="004D511D">
          <w:rPr>
            <w:bCs/>
          </w:rPr>
          <w:delText xml:space="preserve"> </w:delText>
        </w:r>
        <w:r w:rsidR="003351C6" w:rsidDel="004D511D">
          <w:rPr>
            <w:bCs/>
          </w:rPr>
          <w:delText xml:space="preserve">and </w:delText>
        </w:r>
        <w:r w:rsidR="003A02FA" w:rsidRPr="003A02FA" w:rsidDel="004D511D">
          <w:rPr>
            <w:bCs/>
          </w:rPr>
          <w:delText>primary anastomosis protected by a diverting ileostomy remains the safest standard of care for generalized peritonitis</w:delText>
        </w:r>
        <w:r w:rsidR="008F73BF" w:rsidDel="004D511D">
          <w:rPr>
            <w:bCs/>
          </w:rPr>
          <w:delText xml:space="preserve"> </w:delText>
        </w:r>
        <w:r w:rsidR="008F73BF" w:rsidDel="004D511D">
          <w:rPr>
            <w:bCs/>
          </w:rPr>
          <w:fldChar w:fldCharType="begin"/>
        </w:r>
        <w:r w:rsidR="0083595F" w:rsidDel="004D511D">
          <w:rPr>
            <w:bCs/>
          </w:rPr>
          <w:delInstrText xml:space="preserve"> ADDIN ZOTERO_ITEM CSL_CITATION {"citationID":"pp3Xuj8V","properties":{"formattedCitation":"\\super 13\\nosupersub{}","plainCitation":"13","noteIndex":0},"citationItems":[{"id":811,"uris":["http://zotero.org/users/6327427/items/3N5M4RWW"],"itemData":{"id":811,"type":"article-journal","abstract":"BACKGROUND: Traditionally, patients with peritonitis Hinchey III and IV due to perforated diverticulitis were treated with Hartmann's procedure. In the past decade, resection and primary anastomosis have gained popularity over Hartmann's procedure and recent guidelines recommend Hartmann's procedure in two situations only: critically ill patients and in selected patients with multiple comorbidity (at high risk of complications). The protective stoma (PS) is recommended after resection with primary anastomosis, however its interest has never been studied. The aim of this trial is to define the role of systematic PS after resection and primary anastomosis for peritonitis Hinchey III and IV due to perforated diverticulitis.\nMETHODS/DESIGN: This DIVERTI 2 trial is a multicenter, randomized, controlled, superiority trial comparing resection and primary anastomosis with (control group) or without (experimental group) PS in patients with peritonitis Hinchey III and IV due to perforated diverticulitis. Primary endpoint is the overall 1 year morbidity according to the Clavien-Dindo classification of surgical complications. All complications occurring during hospitalization will be collected. Late complications occurring after hospitalization will be collected during follow-up. In order to obtain 80% power for a difference given by respective main probabilities of 67% and 47% in the protective stoma and no protective stoma groups respectively, with a two-sided type I error of 5%, 96 patients will have to be included in each group, hence 192 patients overall. Expecting a 5% rate of patients not assessable for the primary end point (lost to follow-up), 204 patients will be enrolled. Secondary endpoints are postoperative mortality, unplanned reinterventions, incisional surgical site infection (SSI), organ/space SSI, wound disruption, anastomotic leak, operating time, length of hospital stay, stoma at 1 year after initial surgery, quality of life, costs and quality-adjusted life years (QALYs).\nDISCUSSION: The DIVERTI 2 trial is a prospective, multicenter, randomized, study to define the best strategy between PS and no PS in resection and primary anastomosis for patients presenting with peritonitis due to perforated diverticulitis.\nTRIAL REGISTRATION: ClinicalTrial.gov: NCT04604730 date of registration October 27, 2020. https://clinicaltrials.gov/ct2/show/NCT04604730?recrs=a&amp;cond=Diverticulitis&amp;draw=2&amp;rank=12 .","citation-key":"pinsonRoleProtectiveStoma2022","container-title":"BMC surgery","DOI":"10.1186/s12893-022-01589-w","ISSN":"1471-2482","issue":"1","journalAbbreviation":"BMC Surg","language":"eng","page":"191","PMID":"35578267","PMCID":"PMC9112494","source":"PubMed","title":"Role of protective stoma after primary anastomosis for generalized peritonitis due to perforated diverticulitis-DIVERTI 2 (a prospective multicenter randomized trial): rationale and design (nct04604730)","title-short":"Role of protective stoma after primary anastomosis for generalized peritonitis due to perforated diverticulitis-DIVERTI 2 (a prospective multicenter randomized trial)","volume":"22","author":[{"family":"Pinson","given":"Jean"},{"family":"Tuech","given":"Jean-Jacques"},{"family":"Ouaissi","given":"Mehdi"},{"family":"Mathonnet","given":"Murielle"},{"family":"Mauvais","given":"François"},{"family":"Houivet","given":"Estelle"},{"family":"Lacroix","given":"Elie"},{"family":"Rondeaux","given":"Julie"},{"family":"Sabbagh","given":"Charles"},{"family":"Bridoux","given":"Valérie"}],"issued":{"date-parts":[["2022",5,16]]}}}],"schema":"https://github.com/citation-style-language/schema/raw/master/csl-citation.json"} </w:delInstrText>
        </w:r>
        <w:r w:rsidR="008F73BF" w:rsidDel="004D511D">
          <w:rPr>
            <w:bCs/>
          </w:rPr>
          <w:fldChar w:fldCharType="separate"/>
        </w:r>
        <w:r w:rsidR="008F73BF" w:rsidRPr="003A02FA" w:rsidDel="004D511D">
          <w:rPr>
            <w:vertAlign w:val="superscript"/>
            <w:lang w:val="en-GB"/>
          </w:rPr>
          <w:delText>13</w:delText>
        </w:r>
        <w:r w:rsidR="008F73BF" w:rsidDel="004D511D">
          <w:rPr>
            <w:bCs/>
          </w:rPr>
          <w:fldChar w:fldCharType="end"/>
        </w:r>
        <w:r w:rsidR="003A02FA" w:rsidRPr="003A02FA" w:rsidDel="004D511D">
          <w:rPr>
            <w:bCs/>
          </w:rPr>
          <w:delText>.</w:delText>
        </w:r>
        <w:commentRangeEnd w:id="0"/>
        <w:r w:rsidR="00BB4476" w:rsidDel="004D511D">
          <w:rPr>
            <w:rStyle w:val="CommentReference"/>
          </w:rPr>
          <w:commentReference w:id="0"/>
        </w:r>
      </w:del>
    </w:p>
    <w:p w14:paraId="5DF65D61" w14:textId="2352530A" w:rsidR="009A260F" w:rsidRDefault="00D443F1" w:rsidP="009A260F">
      <w:pPr>
        <w:pBdr>
          <w:top w:val="nil"/>
          <w:left w:val="nil"/>
          <w:bottom w:val="nil"/>
          <w:right w:val="nil"/>
          <w:between w:val="nil"/>
        </w:pBdr>
        <w:spacing w:line="480" w:lineRule="auto"/>
        <w:ind w:right="419" w:firstLine="720"/>
        <w:rPr>
          <w:bCs/>
        </w:rPr>
      </w:pPr>
      <w:r w:rsidRPr="00D443F1">
        <w:rPr>
          <w:bCs/>
        </w:rPr>
        <w:t xml:space="preserve">Over the </w:t>
      </w:r>
      <w:r>
        <w:rPr>
          <w:bCs/>
        </w:rPr>
        <w:t xml:space="preserve">same period, minimally invasive colorectal surgery has expanded into </w:t>
      </w:r>
      <w:r w:rsidR="00AF72C3">
        <w:rPr>
          <w:bCs/>
        </w:rPr>
        <w:t xml:space="preserve">the </w:t>
      </w:r>
      <w:r>
        <w:rPr>
          <w:bCs/>
        </w:rPr>
        <w:t xml:space="preserve">emergency setting </w:t>
      </w:r>
      <w:r>
        <w:rPr>
          <w:bCs/>
        </w:rPr>
        <w:fldChar w:fldCharType="begin"/>
      </w:r>
      <w:r w:rsidR="0083595F">
        <w:rPr>
          <w:bCs/>
        </w:rPr>
        <w:instrText xml:space="preserve"> ADDIN ZOTERO_ITEM CSL_CITATION {"citationID":"i3Doqn3s","properties":{"formattedCitation":"\\super 14,15\\nosupersub{}","plainCitation":"14,15","noteIndex":0},"citationItems":[{"id":785,"uris":["http://zotero.org/users/6327427/items/PZHGBMNM"],"itemData":{"id":785,"type":"article-journal","abstract":"BACKGROUND: Traditionally, perforated diverticulitis has been managed with an open approach, with a Hartmann procedure or a colectomy with primary anastomosis. Minimally invasive surgery is associated with postoperative advantages in the elective setting and may show a benefit in the emergent setting.\nOBJECTIVE: The aim of this study was to compare postoperative outcomes of open vs minimally invasive approaches for emergent perforated diverticulitis.\nDESIGN: This was a retrospective review of the American College of Surgeons National Surgical Quality Improvement Program targeted colectomy database using propensity score matching.\nSETTINGS: Interventions were performed in hospitals participating in the national database.\nPATIENTS: Patients who underwent emergent colectomy from 2012 to 2017 were included. Procedures were divided into Hartmann procedure and primary anastomosis. Open vs minimally invasive groups were defined by intention to treat.\nMAIN OUTCOME MEASURES: Outcomes measures included length of stay and overall morbidity and mortality.\nRESULTS: Of 130,616 patients, 7105 met inclusion criteria (4486 Hartmann procedure and 2619 primary anastomosis). A total of 1989 open Hartmann procedure cases were matched to 663 minimally invasive cases. The minimally invasive group underwent longer operations and had lower rates of respiratory failure. There were no differences in overall complications, mortality, length of stay, or home discharge. In the primary anastomosis group, 1027 cases were matched 1:1. The minimally invasive approach was associated with longer operative times, but reduced wound dehiscence, sepsis, bleeding, overall complications, and length of stay. No difference was detected in anastomotic leak, mortality, reoperation, or readmission rates.\nLIMITATIONS: Limitations include retrospective nature, data loss, nonuniformity, selection bias, and coding errors.\nCONCLUSIONS: Emergent minimally invasive primary anastomosis results in a shorter length of stay and decreased 30-day morbidity in comparison with open primary anastomosis for perforated diverticulitis. Emergent open and minimally invasive Hartmann procedures for perforated diverticulitis have comparable outcomes, perhaps because of a 40% conversion rate. See Video Abstract at http://links.lww.com/DCR/B421.\nABORDAJE ABIERTO VERSUS MNIMAMENTE INVASIVO PARA COLECTOMA DE EMERGENCIA EN DIVERTICULITIS PERFORADA: ANTECEDENTES:Tradicionalmente, la diverticulitis perforada se ha tratado con un abordaje abierto, con un procedimiento de Hartmann o una colectomía con anastomosis primaria. La cirugía mínimamente invasiva se asocia con ventajas posoperatorias en el escenario electivo y puede mostrar beneficio en el escenario emergente.OBJETIVO:El objetivo de este estudio fue comparar los resultados posoperatorios del abordaje abierto versus el mínimamente invasivo para la diverticulitis perforada emergente.DISEÑO:Ésta fue una revisión retrospectiva de la base de datos de colectomía dirigida del Programa Nacional de Mejoramiento de la Calidad Quirúrgica del Colegio Americano de Cirujanos utilizando el pareamiento por puntaje de propensión.ESCENARIO:Las intervenciones se realizaron en los hospitales participantes en la base de datos nacional.PACIENTES:Se incluyeron pacientes que fueron sometidos a colectomía emergente de 2012 a 2017. Los procedimientos se dividieron en procedimiento de Hartmann y anastomosis primaria. Los grupos abierto versus mínimamente invasivo se definieron por intención de tratar.PRINCIPALES MEDIDAS DE RESULTADO:Las medidas de resultado incluyeron la duración de la estancia, la morbilidad general y la mortalidad.RESULTADOS:De 130,616 pacientes, 7,105 cumplieron los criterios de inclusión (4,486 procedimiento de Hartmann y 2,619 anastomosis primaria). 1,989 casos abiertos de procedimientos de Hartmann se emparejaron con 663 casos mínimamente invasivos. El grupo mínimamente invasivo se sometió a operaciones más prolongadas y tuvo tasas más bajas de insuficiencia respiratoria. No hubo diferencias en las complicaciones generales, la mortalidad, la duración de la estancia o el alta domiciliaria. En el grupo de anastomosis primaria, 1,027 casos se emparejaron 1: 1. El abordaje mínimamente invasivo se asoció con tiempos quirúrgicos más prolongados, pero también con tasas reducidas de dehiscencia de herida, sepsis, sangrado, complicaciones generales y la duración de la estancia. No se detectaron diferencias en las tasas de fuga anastomótica, mortalidad, reintervención o reingreso.LIMITACIONES:Las limitaciones incluyen la naturaleza retrospectiva, pérdida de datos, falta de uniformidad, sesgo de selección y errores de codificación.CONCLUSIONES:La anastomosis primaria mínimamente invasiva emergente resulta en una estancia más corta y una disminución de la morbilidad a los 30 días en comparación con la anastomosis primaria abierta para la diverticulitis perforada. El procedimiento de Hartmann abierto y mínimamente invasivo de emergencia para la diverticulitis perforada tiene resultados comparables, quizás debido a una tasa de conversión del 40%. Consulte el Video Resumen en http://links.lww.com/DCR/B421.","citation-key":"esparzamonzaviOpenVsMinimally2021","container-title":"Diseases of the Colon and Rectum","DOI":"10.1097/DCR.0000000000001805","ISSN":"1530-0358","issue":"3","journalAbbreviation":"Dis Colon Rectum","language":"eng","page":"319-327","PMID":"33555710","source":"PubMed","title":"Open vs Minimally Invasive Approach for Emergent Colectomy in Perforated Diverticulitis","volume":"64","author":[{"family":"Esparza Monzavi","given":"Carlos A."},{"family":"Naffouje","given":"Samer A."},{"family":"Chaudhry","given":"Vivek"},{"family":"Nordenstam","given":"Johan"},{"family":"Mellgren","given":"Anders"},{"family":"Gantt","given":"Gerald"}],"issued":{"date-parts":[["2021",3,1]]}}},{"id":787,"uris":["http://zotero.org/users/6327427/items/Y863YPVK"],"itemData":{"id":787,"type":"article-journal","abstract":"BACKGROUND: Potential advantages of laparoscopic sigmoidectomy for perforated diverticulitis are still under consideration. This study is designed to determine if emergent laparoscopic sigmoidectomy for perforated diverticulitis is associated with outcomes comparable to the traditional open approach.\nMETHODS: The American College of Surgeons-National-Surgical-Quality-Improvement-Program (ACS-NSQIP) database was queried for laparoscopic and open emergent sigmoidectomy cases for perforated diverticulitis from 2012 through 2017. Using propensity score weights, 30-day outcomes between laparoscopic and open approaches were compared in two ways: one with converted cases as a separate group and another with converted cases combined with the laparoscopic-completed group (intention-to-treat).\nRESULTS: A total of 3756 cases met inclusion criteria-282 laparoscopic-completed, 175 laparoscopic-converted-to-open, and 3299 open. The laparoscopic-completed approach had significantly better outcomes than open and laparoscopic-converted cases. When combining laparoscopic-completed and laparoscopic-converted cases (intention-to-treat), the laparoscopic approach still had significantly fewer complications per patient, less unplanned intubation (p = 0.01), and acute renal failure (p = 0.005) than the open group. Laparoscopic groups had longer operating times and shorter hospital length of stay than the open group. Subgroup analysis comparing laparoscopic and open Hartmann's procedure and primary anastomosis with and without diverting stoma also showed favorable outcomes for the laparoscopic group.\nCONCLUSIONS: Laparoscopic emergent sigmoid resection for perforated diverticulitis is associated with favorable outcomes compared to the open approach. Hartmann's procedure is still common and conversion rate is high. Training efforts that increase adoption of minimally invasive surgery and decrease conversion rates are justified. Randomized trials comparing laparoscopic and open approaches may allow further critical assessment of these findings.","citation-key":"leeLaparoscopicOpenEmergent2020","container-title":"Journal of Gastrointestinal Surgery: Official Journal of the Society for Surgery of the Alimentary Tract","DOI":"10.1007/s11605-019-04490-9","ISSN":"1873-4626","issue":"5","journalAbbreviation":"J Gastrointest Surg","language":"eng","page":"1173-1182","PMID":"31845141","source":"PubMed","title":"Laparoscopic Versus Open Emergent Sigmoid Resection for Perforated Diverticulitis","volume":"24","author":[{"family":"Lee","given":"Yongjin F."},{"family":"Brown","given":"Rebecca F."},{"family":"Battaglia","given":"Michael"},{"family":"Cleary","given":"Robert K."}],"issued":{"date-parts":[["2020",5]]}}}],"schema":"https://github.com/citation-style-language/schema/raw/master/csl-citation.json"} </w:instrText>
      </w:r>
      <w:r>
        <w:rPr>
          <w:bCs/>
        </w:rPr>
        <w:fldChar w:fldCharType="separate"/>
      </w:r>
      <w:r w:rsidR="003A02FA" w:rsidRPr="003A02FA">
        <w:rPr>
          <w:vertAlign w:val="superscript"/>
          <w:lang w:val="en-GB"/>
        </w:rPr>
        <w:t>14,15</w:t>
      </w:r>
      <w:r>
        <w:rPr>
          <w:bCs/>
        </w:rPr>
        <w:fldChar w:fldCharType="end"/>
      </w:r>
      <w:r w:rsidRPr="00D443F1">
        <w:rPr>
          <w:bCs/>
        </w:rPr>
        <w:t xml:space="preserve">. </w:t>
      </w:r>
      <w:r w:rsidR="009A260F">
        <w:rPr>
          <w:bCs/>
        </w:rPr>
        <w:t>While laparoscopic peritoneal lavage has fallen out of favor due to high rates of persi</w:t>
      </w:r>
      <w:r w:rsidR="005E355C">
        <w:rPr>
          <w:bCs/>
        </w:rPr>
        <w:t>s</w:t>
      </w:r>
      <w:r w:rsidR="009A260F">
        <w:rPr>
          <w:bCs/>
        </w:rPr>
        <w:t>tent sepsis, lapar</w:t>
      </w:r>
      <w:r w:rsidR="00177839">
        <w:rPr>
          <w:bCs/>
        </w:rPr>
        <w:t>o</w:t>
      </w:r>
      <w:r w:rsidR="009A260F">
        <w:rPr>
          <w:bCs/>
        </w:rPr>
        <w:t>scopic sigmoid resection has emerged as a feasible option</w:t>
      </w:r>
      <w:r w:rsidR="004274AA">
        <w:rPr>
          <w:bCs/>
        </w:rPr>
        <w:fldChar w:fldCharType="begin"/>
      </w:r>
      <w:r w:rsidR="0083595F">
        <w:rPr>
          <w:bCs/>
        </w:rPr>
        <w:instrText xml:space="preserve"> ADDIN ZOTERO_ITEM CSL_CITATION {"citationID":"3UFBst3U","properties":{"formattedCitation":"\\super 16\\uc0\\u8211{}18\\nosupersub{}","plainCitation":"16–18","noteIndex":0},"citationItems":[{"id":791,"uris":["http://zotero.org/users/6327427/items/W26TCNAE"],"itemData":{"id":791,"type":"article-journal","abstract":"IMPORTANCE: Perforated colonic diverticulitis usually requires surgical resection, which is associated with significant morbidity. Cohort studies have suggested that laparoscopic lavage may treat perforated diverticulitis with less morbidity than resection procedures.\nOBJECTIVE: To compare the outcomes from laparoscopic lavage with those for colon resection for perforated diverticulitis.\nDESIGN, SETTING, AND PARTICIPANTS: Multicenter, randomized clinical superiority trial recruiting participants from 21 centers in Sweden and Norway from February 2010 to June 2014. The last patient follow-up was in December 2014 and final review and verification of the medical records was assessed in March 2015. Patients with suspected perforated diverticulitis, a clinical indication for emergency surgery, and free air on an abdominal computed tomography scan were eligible. Of 509 patients screened, 415 were eligible and 199 were enrolled.\nINTERVENTIONS: Patients were assigned to undergo laparoscopic peritoneal lavage (n = 101) or colon resection (n = 98) based on a computer-generated, center-stratified block randomization. All patients with fecal peritonitis (15 patients in the laparoscopic peritoneal lavage group vs 13 in the colon resection group) underwent colon resection. Patients with a pathology requiring treatment beyond that necessary for perforated diverticulitis (12 in the laparoscopic lavage group vs 13 in the colon resection group) were also excluded from the protocol operations and treated as required for the pathology encountered.\nMAIN OUTCOMES AND MEASURES: The primary outcome was severe postoperative complications (Clavien-Dindo score &gt;IIIa) within 90 days. Secondary outcomes included other postoperative complications, reoperations, length of operating time, length of postoperative hospital stay, and quality of life.\nRESULTS: The primary outcome was observed in 31 of 101 patients (30.7%) in the laparoscopic lavage group and 25 of 96 patients (26.0%) in the colon resection group (difference, 4.7% [95% CI, -7.9% to 17.0%]; P = .53). Mortality at 90 days did not significantly differ between the laparoscopic lavage group (14 patients [13.9%]) and the colon resection group (11 patients [11.5%]; difference, 2.4% [95% CI, -7.2% to 11.9%]; P = .67). The reoperation rate was significantly higher in the laparoscopic lavage group (15 of 74 patients [20.3%]) than in the colon resection group (4 of 70 patients [5.7%]; difference, 14.6% [95% CI, 3.5% to 25.6%]; P = .01) for patients who did not have fecal peritonitis. The length of operating time was significantly shorter in the laparoscopic lavage group; whereas, length of postoperative hospital stay and quality of life did not differ significantly between groups. Four sigmoid carcinomas were missed with laparoscopic lavage.\nCONCLUSIONS AND RELEVANCE: Among patients with likely perforated diverticulitis and undergoing emergency surgery, the use of laparoscopic lavage vs primary resection did not reduce severe postoperative complications and led to worse outcomes in secondary end points. These findings do not support laparoscopic lavage for treatment of perforated diverticulitis.\nTRIAL REGISTRATION: clinicaltrials.gov Identifier: NCT01047462.","citation-key":"schultzLaparoscopicLavageVs2015","container-title":"JAMA","DOI":"10.1001/jama.2015.12076","ISSN":"1538-3598","issue":"13","journalAbbreviation":"JAMA","language":"eng","page":"1364-1375","PMID":"26441181","source":"PubMed","title":"Laparoscopic Lavage vs Primary Resection for Acute Perforated Diverticulitis: The SCANDIV Randomized Clinical Trial","title-short":"Laparoscopic Lavage vs Primary Resection for Acute Perforated Diverticulitis","volume":"314","author":[{"family":"Schultz","given":"Johannes Kurt"},{"family":"Yaqub","given":"Sheraz"},{"family":"Wallon","given":"Conny"},{"family":"Blecic","given":"Ljiljana"},{"family":"Forsmo","given":"Håvard Mjørud"},{"family":"Folkesson","given":"Joakim"},{"family":"Buchwald","given":"Pamela"},{"family":"Körner","given":"Hartwig"},{"family":"Dahl","given":"Fredrik A."},{"family":"Øresland","given":"Tom"},{"literal":"SCANDIV Study Group"}],"issued":{"date-parts":[["2015",10,6]]}}},{"id":789,"uris":["http://zotero.org/users/6327427/items/4BY4MGXA"],"itemData":{"id":789,"type":"article-journal","abstract":"This study aimed to compare laparoscopic lavage and sigmoidectomy as treatment for perforated diverticulitis with purulent peritonitis during a 36 month follow-up of the LOLA trial.","citation-key":"hoekLaparoscopicPeritonealLavage2022","container-title":"Surgical Endoscopy","DOI":"10.1007/s00464-022-09326-3","ISSN":"1432-2218","issue":"10","journalAbbreviation":"Surg Endosc","language":"en","page":"7764-7774","source":"Springer Link","title":"Laparoscopic peritoneal lavage versus sigmoidectomy for perforated diverticulitis with purulent peritonitis: three-year follow-up of the randomised LOLA trial","title-short":"Laparoscopic peritoneal lavage versus sigmoidectomy for perforated diverticulitis with purulent peritonitis","volume":"36","author":[{"family":"Hoek","given":"Vincent T."},{"family":"Edomskis","given":"Pim P."},{"family":"Stark","given":"Pieter W."},{"family":"Lambrichts","given":"Daniel P. V."},{"family":"Draaisma","given":"Werner A."},{"family":"Consten","given":"Esther C. J."},{"family":"Lange","given":"Johan F."},{"family":"Bemelman","given":"Willem A."},{"family":"Hop","given":"W. C."},{"family":"Opmeer","given":"B. C."},{"family":"Reitsma","given":"J. B."},{"family":"Scholte","given":"R. A."},{"family":"Waltmann","given":"E. W. H."},{"family":"Legemate","given":"A."},{"family":"Bartelsman","given":"J. F."},{"family":"Meijer","given":"D. W."},{"family":"Brouwer","given":"M.","non-dropping-particle":"de"},{"family":"Dalen","given":"J.","non-dropping-particle":"van"},{"family":"Durbridge","given":"M."},{"family":"Geerdink","given":"M."},{"family":"Ilbrink","given":"G. J."},{"family":"Mehmedovic","given":"S."},{"family":"Middelhoek","given":"P."},{"family":"Boom","given":"M. J."},{"family":"Consten","given":"E. C. J."},{"family":"Bilt","given":"J. D. W.","non-dropping-particle":"van der"},{"family":"Olden","given":"G. D. J.","non-dropping-particle":"van"},{"family":"Stam","given":"M. A. W."},{"family":"Verweij","given":"M. S."},{"family":"Vennix","given":"Sandra"},{"family":"Musters","given":"Gijsbert D"},{"family":"Swank","given":"Hilko A"},{"family":"Boermeester","given":"Marja A"},{"family":"Busch","given":"O. R. C."},{"family":"Buskens","given":"C. J."},{"family":"El-Massoudi","given":"Y."},{"family":"Kluit","given":"A. B."},{"family":"Rossem","given":"C. C.","non-dropping-particle":"van"},{"family":"Schijven","given":"M. P."},{"family":"Tanis","given":"P. J."},{"family":"Unlu","given":"C."},{"family":"Dieren","given":"Susan","non-dropping-particle":"van"},{"family":"Gerhards","given":"M. F."},{"family":"Karsten","given":"T. M."},{"family":"Nes","given":"L. C.","non-dropping-particle":"de"},{"family":"Rijna","given":"H."},{"family":"Wagensveld","given":"B. A.","non-dropping-particle":"van"},{"family":"Koff eman","given":"G I"},{"family":"Steller","given":"E. P."},{"family":"Tuynman","given":"J. B."},{"family":"Bruin","given":"S. C."},{"family":"Peet","given":"D. L.","non-dropping-particle":"van der"},{"family":"Blanken-Peeters","given":"C. F. J. M."},{"family":"Cense","given":"H. A."},{"family":"Jutte","given":"E."},{"family":"Crolla","given":"R. M. P. H."},{"family":"Schelling","given":"G. P.","non-dropping-particle":"van der"},{"family":"Zeeland","given":"M.","non-dropping-particle":"van"},{"family":"Graaf","given":"E. J. R.","non-dropping-particle":"de"},{"family":"Groenendijk","given":"R. P. R."},{"family":"Karsten","given":"T. M."},{"family":"Vermaas","given":"M."},{"family":"Schouten","given":"O."},{"family":"Vries","given":"M. R.","non-dropping-particle":"de"},{"family":"Prins","given":"H. A."},{"family":"Lips","given":"D. J."},{"family":"Bosker","given":"R. J. I."},{"family":"Hoeven","given":"J A B","non-dropping-particle":"van der"},{"family":"Diks","given":"J."},{"family":"Plaisier","given":"P. W."},{"family":"Kruyt","given":"P. M."},{"family":"Sietses","given":"C."},{"family":"Stommel","given":"M. W. J."},{"family":"Nienhuijs","given":"S. W."},{"family":"Hingh","given":"I. H. J. T.","non-dropping-particle":"de"},{"family":"Luyer","given":"M. D. P."},{"family":"Montfort","given":"G.","non-dropping-particle":"van"},{"family":"Ponten","given":"E. H."},{"family":"Smulders","given":"J. F."},{"family":"Duyn","given":"E. B.","non-dropping-particle":"van"},{"family":"Klaase","given":"J. M."},{"family":"Swank","given":"D. J."},{"family":"Ottow","given":"R. T."},{"family":"Stockmann","given":"H. B. A. C."},{"family":"Vermeulen","given":"J."},{"family":"Vuylsteke","given":"R. J. C. L M"},{"family":"Belgers","given":"H. J."},{"family":"Fransen","given":"S."},{"family":"Meijenfeldt","given":"E. M.","non-dropping-particle":"von"},{"family":"Sosef","given":"M. N."},{"family":"Geloven","given":"A. A. W.","non-dropping-particle":"van"},{"family":"Hendriks","given":"E. R."},{"family":"Horst","given":"B.","non-dropping-particle":"ter"},{"family":"Leeuwenburgh","given":"M. M. N."},{"family":"Ruler","given":"O.","non-dropping-particle":"van"},{"family":"Vogten","given":"J. M."},{"family":"Vriens","given":"E. J. C."},{"family":"Westerterp","given":"M."},{"family":"Eijsbouts","given":"Q. A. J."},{"family":"Bentohami","given":"A."},{"family":"Bijlsma","given":"T. S."},{"family":"Korte","given":"N.","non-dropping-particle":"de"},{"family":"Nio","given":"D."},{"family":"Govaert","given":"M. J. P. M."},{"family":"Joosten","given":"J J A."},{"family":"Tollenaar","given":"R. A. E. M."},{"family":"Stassen","given":"L P S"},{"family":"Wiezer","given":"M J"},{"family":"Hazebroek","given":"E. J."},{"family":"Smits","given":"A. B."},{"family":"Westreenen","given":"H. L.","non-dropping-particle":"van"},{"family":"Lange","given":"J. F."},{"family":"Brandt","given":"A."},{"family":"Nijboer","given":"W. N."},{"family":"Mulder","given":"Irene M"},{"family":"Toorenvliet","given":"B. R."},{"family":"Weidema","given":"W. F."},{"family":"Coene","given":"P. P. L. O."},{"family":"Mannaerts","given":"G. H. H."},{"family":"Hartog","given":"D.","non-dropping-particle":"den"},{"family":"Vos","given":"R. J.","non-dropping-particle":"de"},{"family":"Zengerink","given":"J. F."},{"family":"Hoofwijk","given":"A. G. M."},{"family":"Hulsewé","given":"K W E"},{"family":"Melenhorst","given":"J."},{"family":"Stoot","given":"J. H. M. B."},{"family":"Steup","given":"W. H."},{"family":"Huijstee","given":"P. J."},{"family":"Merkus","given":"J. W. S."},{"family":"Wever","given":"J. J."},{"family":"Maring","given":"J. K."},{"family":"Heisterkamp","given":"J."},{"family":"Grevenstein","given":"W. M. U.","non-dropping-particle":"van"},{"family":"Vriens","given":"M. R."},{"family":"Besselink","given":"M. G. H."},{"family":"Borel Rinkes","given":"I. H. M."},{"family":"Witkamp","given":"A. J."},{"family":"Slooter","given":"G. D."},{"family":"Konsten","given":"J. L. M."},{"family":"Engel","given":"A. F."},{"family":"Pierik","given":"E. G. J. M."},{"family":"Frakking","given":"T. G."},{"family":"Geldere","given":"D.","non-dropping-particle":"van"},{"family":"Patijn","given":"G. A."},{"family":"D’Hoore","given":"Belgium A. J. L."},{"family":"Buck","given":"A. van Overstraeten","non-dropping-particle":"de"},{"family":"Miserez","given":"M."},{"family":"Terrasson","given":"I."},{"family":"Wolthuis","given":"A."},{"family":"Saverio","given":"S.","non-dropping-particle":"di"},{"family":"Blasiis","given":"M. G.","non-dropping-particle":"de"},{"literal":"The LADIES trial collaborators"}],"issued":{"date-parts":[["2022",10,1]]}}},{"id":793,"uris":["http://zotero.org/users/6327427/items/4SVEAJ9V"],"itemData":{"id":793,"type":"article-journal","abstract":"Objective: \n          To compare the outcomes of laparoscopic lavage and sigmoid resection in perforated diverticulitis with purulent peritonitis.\n          Background: \n          Peritonitis secondary to perforated diverticulitis has conventionally been managed by resection and stoma formation. Case series have suggested that patients can be safely managed with laparoscopic lavage, resulting in reduced mortality and stoma formation. Recently, 3 randomized controlled trials have published contradictory conclusions.\n          Methods: \n          MEDLINE from 1946 to present, Cochrane Database of Systematic Reviews, and Cochrane database of Registered clinical trials and EMBASE (all via OVID) were searched using the terms “laparoscopy” AND (“primary resection” OR “Hartmann procedure”, OR “sigmoidectomy”), AND “Diverticulitis”, AND “Peritonitis” AND “therapeutic irrigation” or “lavage” AND randomized controlled trial and any derivatives of those terms. We included all randomized controlled trials. Data were extracted from each study using a purpose-designed template. Statistical analysis was undertaken using Revman 5.\n          Results: \n          Three randomized controlled trials were identified from 48 potential studies. The analysis included 307 patients of whom 159 underwent laparoscopic lavage. Overall, the rate of reintervention within 30 days postoperatively was 45/159 (28.3%) in the lavage group and 13/148 (8.8%) in the resection group (relative risk 3.01, 95% confidence interval 1.15–7.90). There was no significant difference in Intensive Care Unit admissions, 30 and 90-day mortality, or stoma rates at 12 months.\n          Conclusion: \n          Laparoscopic lavage used in the management of Hinchey grade III diverticulitis leads to more reinterventions within 30 days postoperatively, but does not increase the 30 or 90-day mortality rates compared with sigmoid resection.","citation-key":"marshallLaparoscopicLavageManagement2017","container-title":"Annals of Surgery","DOI":"10.1097/SLA.0000000000002005","ISSN":"0003-4932","issue":"4","language":"en-US","page":"670","source":"journals.lww.com","title":"Laparoscopic Lavage in the Management of Hinchey Grade III Diverticulitis: A Systematic Review","title-short":"Laparoscopic Lavage in the Management of Hinchey Grade III Diverticulitis","volume":"265","author":[{"family":"Marshall","given":"James R."},{"family":"Buchwald","given":"Pamela L."},{"family":"Gandhi","given":"Jamish"},{"family":"Schultz","given":"Johannes K."},{"family":"Hider","given":"Phil N."},{"family":"Frizelle","given":"Frank A."},{"family":"Eglinton","given":"Timothy W."}],"issued":{"date-parts":[["2017",4]]}}}],"schema":"https://github.com/citation-style-language/schema/raw/master/csl-citation.json"} </w:instrText>
      </w:r>
      <w:r w:rsidR="004274AA">
        <w:rPr>
          <w:bCs/>
        </w:rPr>
        <w:fldChar w:fldCharType="separate"/>
      </w:r>
      <w:r w:rsidR="003A02FA" w:rsidRPr="003A02FA">
        <w:rPr>
          <w:vertAlign w:val="superscript"/>
          <w:lang w:val="en-GB"/>
        </w:rPr>
        <w:t>16–18</w:t>
      </w:r>
      <w:r w:rsidR="004274AA">
        <w:rPr>
          <w:bCs/>
        </w:rPr>
        <w:fldChar w:fldCharType="end"/>
      </w:r>
      <w:r w:rsidR="004274AA" w:rsidRPr="000165C6">
        <w:rPr>
          <w:bCs/>
        </w:rPr>
        <w:t xml:space="preserve">. </w:t>
      </w:r>
      <w:r w:rsidR="009A260F">
        <w:rPr>
          <w:bCs/>
        </w:rPr>
        <w:t>Current data su</w:t>
      </w:r>
      <w:r w:rsidR="005E355C">
        <w:rPr>
          <w:bCs/>
        </w:rPr>
        <w:t>g</w:t>
      </w:r>
      <w:r w:rsidR="009A260F">
        <w:rPr>
          <w:bCs/>
        </w:rPr>
        <w:t xml:space="preserve">gest that in experienced hands, emergency laparoscopic resection reduces parietal morbidity and hospital stay compared to open surgery </w:t>
      </w:r>
      <w:r w:rsidR="00E24179">
        <w:rPr>
          <w:bCs/>
        </w:rPr>
        <w:fldChar w:fldCharType="begin"/>
      </w:r>
      <w:r w:rsidR="00967767">
        <w:rPr>
          <w:bCs/>
        </w:rPr>
        <w:instrText xml:space="preserve"> ADDIN ZOTERO_ITEM CSL_CITATION {"citationID":"g4q5BgIR","properties":{"formattedCitation":"\\super 19\\uc0\\u8211{}22\\nosupersub{}","plainCitation":"19–22","noteIndex":0},"citationItems":[{"id":802,"uris":["http://zotero.org/users/6327427/items/CGGWKA2B"],"itemData":{"id":802,"type":"article-journal","abstract":"BACKGROUND: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E."}],"issued":{"date-parts":[["2013",1]]}}},{"id":690,"uris":["http://zotero.org/users/6327427/items/QT7AIA8Y"],"itemData":{"id":690,"type":"article-journal","abstract":"Background\n\nHartmann’s procedure for perforated diverticulitis can be characterised by high morbidity and mortality rates. While the scientific community focuses on laparoscopic lavage as an alternative for laparotomy, the option of laparoscopic sigmoidectomy seems overlooked. We compared morbidity and hospital stay following acute laparoscopic sigmoidectomy (LS) and open sigmoidectomy (OS) for perforated diverticulitis.\n\nMethods\nThis retrospective cohort parallel to the Ladies trial included patients from 28 Dutch academic or teaching hospitals between July 2010 and July 2014. Patients with LS were matched 1:2 to OS using the propensity score for age, gender, previous laparotomy, CRP level, gastrointestinal surgeon, and Hinchey classification.\n\nResults\nThe propensity-matched cohort consisted of 39 patients with LS and 78 patients with OS, selected from a sample of 307 consecutive patients with purulent or faecal perforated diverticulitis. In both groups, 66 % of the patients had Hartmann’s procedure and 34 % had primary anastomosis. The hospital stay was shorter following LS (LS 7 vs OS 9 days; P = 0.016), and the postoperative morbidity rate was lower following LS (LS 44 % vs OS 66 %; P = 0.016). Mortality was low in both groups (LS 3 % vs OS 4 %; P = 0.685). The stoma reversal rate after Hartmann’s procedure was higher following laparoscopy, with a probability of being stoma-free at 12 months of 88 and 62 % in the laparoscopic and open groups, respectively (P = 0.019). After primary anastomosis, the probability of reversal was 100 % in both groups.\n\nConclusions\nIn this propensity score-matched cohort, laparoscopic sigmoidectomy is superior to open sigmoidectomy for perforated diverticulitis with regard to postoperative morbidity and hospital stay.\n\nElectronic supplementary material\nThe online version of this article (doi:10.1007/s00464-015-4694-8) contains supplementary material, which is available to authorized users.","citation-key":"vennixAcuteLaparoscopicOpen2016","container-title":"Surgical Endoscopy","DOI":"10.1007/s00464-015-4694-8","ISSN":"0930-2794","journalAbbreviation":"Surg Endosc","page":"3889-3896","PMID":"26679173","PMCID":"PMC4992031","source":"PubMed Central","title":"Acute laparoscopic and open sigmoidectomy for perforated diverticulitis: a propensity score-matched cohort","title-short":"Acute laparoscopic and open sigmoidectomy for perforated diverticulitis","volume":"30","author":[{"family":"Vennix","given":"Sandra"},{"family":"Lips","given":"Daniel J."},{"family":"Di Saverio","given":"Salomone"},{"family":"Wagensveld","given":"Bart A.","non-dropping-particle":"van"},{"family":"Brokelman","given":"Walter J."},{"family":"Gerhards","given":"Michael F."},{"family":"Geloven","given":"Anna A.","non-dropping-particle":"van"},{"family":"Dieren","given":"Susan","non-dropping-particle":"van"},{"family":"Lange","given":"Johan F."},{"family":"Bemelman","given":"Willem A."}],"issued":{"date-parts":[["2016"]]}}},{"id":798,"uris":["http://zotero.org/users/6327427/items/BSAEXFT5"],"itemData":{"id":798,"type":"article-journal","abstract":"Background: Laparoscopic sigmoidectomy for diverticulitis has initially been confined to the elective setting. However, open acute sigmoidectomy for perforated diverticulitis is associated with high morbidity rates that might be reduced after laparoscopic surgery. The aim of this systematic review was to assess the feasibility of emergency laparoscopic sigmoidectomy for perforated diverticulitis. Methods: We performed a systematic search of PubMed, EMBASE and CENTRAL. All studies reporting on patients with perforated diverticulitis (Hinchey III-IV) treated by laparoscopic sigmoidectomy in the acute phase were included, regardless of design. Results: We included 4 case series and one cohort study (total of 104 patients) out of 1,706 references. Hartmann's procedure (HP) was performed in 84 patients and primary anastomosis in 20. The mean operating time varied between 115 and 200 min. The conversion rate varied from 0 to 19%. The mean length of hospital stay ranged between 6 and 16 days. Surgical re-intervention was necessary in 2 patients. In 20 patients operated upon without defunctioning ileostomy, no anastomotic leakage was reported. Three patients died during the postoperative period. Stoma reversal after HP was performed in 60 out of 79 evaluable patients (76%). Conclusions: Acute laparoscopic sigmoidectomy for the treatment of perforated diverticulitis is feasible in selected patients provided they are handled by experienced hands.","citation-key":"vennixEmergencyLaparoscopicSigmoidectomy2015","container-title":"Digestive Surgery","DOI":"10.1159/000441150","ISSN":"0253-4886","issue":"1","journalAbbreviation":"Dig Surg","page":"1-7","source":"Silverchair","title":"Emergency Laparoscopic Sigmoidectomy for Perforated Diverticulitis with Generalised Peritonitis: A Systematic Review","title-short":"Emergency Laparoscopic Sigmoidectomy for Perforated Diverticulitis with Generalised Peritonitis","volume":"33","author":[{"family":"Vennix","given":"Sandra"},{"family":"Boersema","given":"Geesien S."},{"family":"Buskens","given":"Christianne J."},{"family":"Menon","given":"Anand G."},{"family":"Tanis","given":"Pieter J."},{"family":"Lange","given":"Johan F."},{"family":"Bemelman","given":"Willem A."}],"issued":{"date-parts":[["2015",11,10]]}}},{"id":805,"uris":["http://zotero.org/users/6327427/items/2PFKZEVN"],"itemData":{"id":805,"type":"article-journal","abstract":"BACKGROUND: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schema":"https://github.com/citation-style-language/schema/raw/master/csl-citation.json"} </w:instrText>
      </w:r>
      <w:r w:rsidR="00E24179">
        <w:rPr>
          <w:bCs/>
        </w:rPr>
        <w:fldChar w:fldCharType="separate"/>
      </w:r>
      <w:r w:rsidR="003A02FA" w:rsidRPr="003A02FA">
        <w:rPr>
          <w:vertAlign w:val="superscript"/>
          <w:lang w:val="en-GB"/>
        </w:rPr>
        <w:t>19–22</w:t>
      </w:r>
      <w:r w:rsidR="00E24179">
        <w:rPr>
          <w:bCs/>
        </w:rPr>
        <w:fldChar w:fldCharType="end"/>
      </w:r>
      <w:r w:rsidR="00E24179">
        <w:rPr>
          <w:bCs/>
        </w:rPr>
        <w:t>.</w:t>
      </w:r>
      <w:r w:rsidR="009A260F">
        <w:rPr>
          <w:bCs/>
        </w:rPr>
        <w:t xml:space="preserve"> However, the specific role of the Laparoscopic Hartmann’s Procedure (</w:t>
      </w:r>
      <w:r w:rsidR="009A260F" w:rsidRPr="009A260F">
        <w:rPr>
          <w:bCs/>
        </w:rPr>
        <w:t>LHP</w:t>
      </w:r>
      <w:r w:rsidR="009A260F">
        <w:rPr>
          <w:bCs/>
        </w:rPr>
        <w:t xml:space="preserve">) </w:t>
      </w:r>
      <w:r w:rsidR="00005F5A">
        <w:rPr>
          <w:bCs/>
        </w:rPr>
        <w:t>remains</w:t>
      </w:r>
      <w:r w:rsidR="009A260F">
        <w:rPr>
          <w:bCs/>
        </w:rPr>
        <w:t xml:space="preserve"> debated</w:t>
      </w:r>
      <w:r w:rsidR="005E355C">
        <w:rPr>
          <w:bCs/>
        </w:rPr>
        <w:t>.</w:t>
      </w:r>
      <w:r w:rsidR="009A260F">
        <w:rPr>
          <w:bCs/>
        </w:rPr>
        <w:t xml:space="preserve"> </w:t>
      </w:r>
      <w:r w:rsidR="004D511D">
        <w:rPr>
          <w:bCs/>
        </w:rPr>
        <w:t>Only</w:t>
      </w:r>
      <w:r w:rsidR="004D511D">
        <w:rPr>
          <w:bCs/>
        </w:rPr>
        <w:t xml:space="preserve"> </w:t>
      </w:r>
      <w:r w:rsidR="009A260F" w:rsidRPr="00D443F1">
        <w:rPr>
          <w:bCs/>
        </w:rPr>
        <w:t xml:space="preserve">retrospective or registry-based </w:t>
      </w:r>
      <w:r w:rsidR="004D511D">
        <w:rPr>
          <w:bCs/>
        </w:rPr>
        <w:t>studies</w:t>
      </w:r>
      <w:r w:rsidR="009A260F">
        <w:rPr>
          <w:bCs/>
        </w:rPr>
        <w:t xml:space="preserve"> </w:t>
      </w:r>
      <w:r w:rsidR="009A260F" w:rsidRPr="00D443F1">
        <w:rPr>
          <w:bCs/>
        </w:rPr>
        <w:t xml:space="preserve">suggest that </w:t>
      </w:r>
      <w:r w:rsidR="00005F5A">
        <w:rPr>
          <w:bCs/>
        </w:rPr>
        <w:t xml:space="preserve">this procedure can </w:t>
      </w:r>
      <w:r w:rsidR="009A260F" w:rsidRPr="00D443F1">
        <w:rPr>
          <w:bCs/>
        </w:rPr>
        <w:t>be performed safely and may reduce overall complications and length of stay compared with open Hartmann’s procedure</w:t>
      </w:r>
      <w:r w:rsidR="00005F5A">
        <w:rPr>
          <w:bCs/>
        </w:rPr>
        <w:t>.</w:t>
      </w:r>
      <w:r w:rsidR="00AF72C3">
        <w:rPr>
          <w:bCs/>
        </w:rPr>
        <w:t xml:space="preserve"> </w:t>
      </w:r>
    </w:p>
    <w:p w14:paraId="60313D60" w14:textId="5C77FEBB" w:rsidR="009A260F" w:rsidRDefault="009A260F" w:rsidP="00D443F1">
      <w:pPr>
        <w:pBdr>
          <w:top w:val="nil"/>
          <w:left w:val="nil"/>
          <w:bottom w:val="nil"/>
          <w:right w:val="nil"/>
          <w:between w:val="nil"/>
        </w:pBdr>
        <w:spacing w:line="480" w:lineRule="auto"/>
        <w:ind w:right="419"/>
        <w:rPr>
          <w:bCs/>
        </w:rPr>
      </w:pPr>
      <w:r>
        <w:rPr>
          <w:bCs/>
        </w:rPr>
        <w:tab/>
        <w:t>Crucially</w:t>
      </w:r>
      <w:r w:rsidRPr="009A260F">
        <w:rPr>
          <w:bCs/>
        </w:rPr>
        <w:t xml:space="preserve">, the potential benefits of LHP may extend beyond the acute phase. The </w:t>
      </w:r>
      <w:r>
        <w:rPr>
          <w:bCs/>
        </w:rPr>
        <w:t xml:space="preserve">low reversal rate </w:t>
      </w:r>
      <w:r w:rsidRPr="009A260F">
        <w:rPr>
          <w:bCs/>
        </w:rPr>
        <w:t>of the Hartmann’s strategy</w:t>
      </w:r>
      <w:r>
        <w:rPr>
          <w:bCs/>
        </w:rPr>
        <w:t xml:space="preserve"> </w:t>
      </w:r>
      <w:r w:rsidRPr="009A260F">
        <w:rPr>
          <w:bCs/>
        </w:rPr>
        <w:t xml:space="preserve">is often attributed to dense intra-abdominal adhesions formed after open surgery. Emerging evidence suggests that performing the initial Hartmann’s procedure laparoscopically </w:t>
      </w:r>
      <w:r>
        <w:rPr>
          <w:bCs/>
        </w:rPr>
        <w:t xml:space="preserve">may </w:t>
      </w:r>
      <w:r w:rsidR="004D511D" w:rsidRPr="009A260F">
        <w:rPr>
          <w:bCs/>
        </w:rPr>
        <w:t>reduce</w:t>
      </w:r>
      <w:r w:rsidRPr="009A260F">
        <w:rPr>
          <w:bCs/>
        </w:rPr>
        <w:t xml:space="preserve"> adhesion formation, thereby facilitating a subsequent laparoscopic reversal</w:t>
      </w:r>
      <w:r>
        <w:rPr>
          <w:bCs/>
        </w:rPr>
        <w:t xml:space="preserve"> </w:t>
      </w:r>
      <w:r>
        <w:rPr>
          <w:bCs/>
        </w:rPr>
        <w:fldChar w:fldCharType="begin"/>
      </w:r>
      <w:r w:rsidR="0083595F">
        <w:rPr>
          <w:bCs/>
        </w:rPr>
        <w:instrText xml:space="preserve"> ADDIN ZOTERO_ITEM CSL_CITATION {"citationID":"LTCUMpk6","properties":{"formattedCitation":"\\super 22,23\\nosupersub{}","plainCitation":"22,23","noteIndex":0},"citationItems":[{"id":805,"uris":["http://zotero.org/users/6327427/items/2PFKZEVN"],"itemData":{"id":805,"type":"article-journal","abstract":"BACKGROUND: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id":809,"uris":["http://zotero.org/users/6327427/items/9RLNAZKQ"],"itemData":{"id":809,"type":"article-journal","abstract":"PURPOSE: The purpose of this study was to compare the short-term outcomes between laparoscopic Hartmann reversal (LHR) and open Hartmann reversal (OHR) in patients who had undergone Hartmann surgery for colorectal cancer (CRC).\nMETHODS: The patients who underwent Hartmann reversal (HR) at the First Affiliated Hospital of Chongqing Medical University from Jun 2013 to Jun 2022 were retrospectively enrolled. The LHR group and the OHR group were compared using propensity score matching (PSM) analysis.\nRESULTS: A total of 89 patients who underwent Hartmann reversal (HR) were enrolled in this study. There were 48 (53.9%) patients in the LHR group and 41 (46.1%) patients in the OHR group. After 1:1 ratio PSM, no difference in baseline information remained (p &gt; 0.05). There was no significant difference in operation time, blood loss, postoperative hospital stay, and postoperative complications (p &gt; 0.05) before and after PSM. In the multivariable logistic regression analysis, pre-operative albumin &lt; 42.0 g/L was an independent risk factor (p = 0.013 &lt; 0.05, OR = 0.248, 95% CI = 0.083-0.741) for the HR-related complications; however, LHR/OHR was not a predictive risk factor (p = 0.663, OR = 1.250, 95% CI = 0.500-3.122).\nCONCLUSION: Based on the current evidence, although there was no difference in short-term prognosis, LHR still had some advantages considering that it was less invasive to the patient.","citation-key":"tanLaparoscopicOpenHartmann2023","container-title":"International Journal of Colorectal Disease","DOI":"10.1007/s00384-023-04320-0","ISSN":"1432-1262","issue":"1","journalAbbreviation":"Int J Colorectal Dis","language":"eng","page":"22","PMID":"36690760","source":"PubMed","title":"Laparoscopic versus open Hartmann reversal: a propensity score matching analysis","title-short":"Laparoscopic versus open Hartmann reversal","volume":"38","author":[{"family":"Tan","given":"Li"},{"family":"Liu","given":"Xiao-Yu"},{"family":"Zhang","given":"Bin"},{"family":"Wang","given":"Lian-Lian"},{"family":"Wei","given":"Zheng-Qiang"},{"family":"Peng","given":"Dong"}],"issued":{"date-parts":[["2023",1,24]]}}}],"schema":"https://github.com/citation-style-language/schema/raw/master/csl-citation.json"} </w:instrText>
      </w:r>
      <w:r>
        <w:rPr>
          <w:bCs/>
        </w:rPr>
        <w:fldChar w:fldCharType="separate"/>
      </w:r>
      <w:r w:rsidR="003A02FA" w:rsidRPr="003A02FA">
        <w:rPr>
          <w:vertAlign w:val="superscript"/>
          <w:lang w:val="en-GB"/>
        </w:rPr>
        <w:t>22,23</w:t>
      </w:r>
      <w:r>
        <w:rPr>
          <w:bCs/>
        </w:rPr>
        <w:fldChar w:fldCharType="end"/>
      </w:r>
      <w:r>
        <w:rPr>
          <w:bCs/>
        </w:rPr>
        <w:t xml:space="preserve">. </w:t>
      </w:r>
      <w:r w:rsidRPr="009A260F">
        <w:rPr>
          <w:bCs/>
        </w:rPr>
        <w:t xml:space="preserve">This "minimally invasive two-stage </w:t>
      </w:r>
      <w:r w:rsidRPr="009A260F">
        <w:rPr>
          <w:bCs/>
        </w:rPr>
        <w:lastRenderedPageBreak/>
        <w:t>strategy" could potentially combine the immediate safety of a non-restorative procedure with a higher likelihood of successful future restoration of bowel continuity.</w:t>
      </w:r>
    </w:p>
    <w:p w14:paraId="5C9914C1" w14:textId="7C0E6D4A" w:rsidR="00092C35" w:rsidRPr="005E355C" w:rsidRDefault="00005F5A" w:rsidP="00B86439">
      <w:pPr>
        <w:pBdr>
          <w:top w:val="nil"/>
          <w:left w:val="nil"/>
          <w:bottom w:val="nil"/>
          <w:right w:val="nil"/>
          <w:between w:val="nil"/>
        </w:pBdr>
        <w:spacing w:line="480" w:lineRule="auto"/>
        <w:ind w:right="419"/>
        <w:rPr>
          <w:bCs/>
          <w:rPrChange w:id="2" w:author="Thomas Husson" w:date="2026-01-07T12:11:00Z">
            <w:rPr>
              <w:b/>
              <w:lang w:val="fr-FR"/>
            </w:rPr>
          </w:rPrChange>
        </w:rPr>
      </w:pPr>
      <w:r>
        <w:rPr>
          <w:bCs/>
        </w:rPr>
        <w:tab/>
      </w:r>
      <w:r w:rsidRPr="00005F5A">
        <w:rPr>
          <w:bCs/>
        </w:rPr>
        <w:t>It remains unclear, however, whether this minimally invasive approach can compete with the current standard of care. The aim of the present study was to evaluate, in a large national cohort, whether Laparoscopic Hartmann’s Procedure offers comparable short-term outcomes and stoma-free survival to Open Sigmoid Resection with Primary Anastomosis and diverting ileostomy</w:t>
      </w:r>
      <w:r w:rsidR="003A02FA">
        <w:rPr>
          <w:bCs/>
        </w:rPr>
        <w:t>.</w:t>
      </w:r>
    </w:p>
    <w:p w14:paraId="201E1C88" w14:textId="71107B50" w:rsidR="00451979" w:rsidRPr="006F1D1D" w:rsidRDefault="00E23FE0" w:rsidP="00145006">
      <w:pPr>
        <w:pBdr>
          <w:top w:val="nil"/>
          <w:left w:val="nil"/>
          <w:bottom w:val="nil"/>
          <w:right w:val="nil"/>
          <w:between w:val="nil"/>
        </w:pBdr>
        <w:spacing w:line="480" w:lineRule="auto"/>
        <w:ind w:right="419"/>
        <w:rPr>
          <w:b/>
        </w:rPr>
      </w:pPr>
      <w:r w:rsidRPr="00B97965">
        <w:rPr>
          <w:b/>
          <w:lang w:val="en-GB"/>
        </w:rPr>
        <w:br w:type="page"/>
      </w:r>
      <w:r w:rsidR="0006005F" w:rsidRPr="006F1D1D">
        <w:rPr>
          <w:b/>
        </w:rPr>
        <w:lastRenderedPageBreak/>
        <w:t xml:space="preserve">Patients </w:t>
      </w:r>
      <w:r w:rsidR="004D0EF1" w:rsidRPr="006F1D1D">
        <w:rPr>
          <w:b/>
        </w:rPr>
        <w:t>and Methods</w:t>
      </w:r>
    </w:p>
    <w:p w14:paraId="5B80A876" w14:textId="25B3E408" w:rsidR="005D2875" w:rsidRPr="006F1D1D" w:rsidRDefault="001120F9" w:rsidP="00145006">
      <w:pPr>
        <w:pBdr>
          <w:top w:val="nil"/>
          <w:left w:val="nil"/>
          <w:bottom w:val="nil"/>
          <w:right w:val="nil"/>
          <w:between w:val="nil"/>
        </w:pBdr>
        <w:spacing w:line="480" w:lineRule="auto"/>
        <w:ind w:right="419"/>
        <w:rPr>
          <w:b/>
        </w:rPr>
      </w:pPr>
      <w:r w:rsidRPr="006F1D1D">
        <w:rPr>
          <w:b/>
          <w:i/>
          <w:iCs/>
        </w:rPr>
        <w:t>Patients</w:t>
      </w:r>
    </w:p>
    <w:p w14:paraId="11ECDE66" w14:textId="0070918A" w:rsidR="005D2875" w:rsidRPr="006F1D1D" w:rsidRDefault="005D2875" w:rsidP="00145006">
      <w:pPr>
        <w:pBdr>
          <w:top w:val="nil"/>
          <w:left w:val="nil"/>
          <w:bottom w:val="nil"/>
          <w:right w:val="nil"/>
          <w:between w:val="nil"/>
        </w:pBdr>
        <w:spacing w:line="480" w:lineRule="auto"/>
        <w:ind w:right="419"/>
      </w:pPr>
      <w:r w:rsidRPr="006F1D1D">
        <w:t xml:space="preserve">Data were obtained from a retrospective multicenter database including all </w:t>
      </w:r>
      <w:r w:rsidR="005C7A52">
        <w:t xml:space="preserve">adult patients </w:t>
      </w:r>
      <w:r w:rsidR="00C96B35" w:rsidRPr="00B97965">
        <w:t>operated</w:t>
      </w:r>
      <w:r w:rsidR="006F1D1D">
        <w:t xml:space="preserve"> on</w:t>
      </w:r>
      <w:r w:rsidRPr="006F1D1D">
        <w:t xml:space="preserve"> for </w:t>
      </w:r>
      <w:r w:rsidR="00C96B35" w:rsidRPr="00B97965">
        <w:t xml:space="preserve">sigmoid </w:t>
      </w:r>
      <w:r w:rsidRPr="006F1D1D">
        <w:t>diverticulitis</w:t>
      </w:r>
      <w:r w:rsidR="00C96B35" w:rsidRPr="00B97965">
        <w:t xml:space="preserve"> (SD)</w:t>
      </w:r>
      <w:r w:rsidRPr="006F1D1D">
        <w:t xml:space="preserve"> between January 2010 and September 2021 across 43 French centers. </w:t>
      </w:r>
      <w:r w:rsidR="005D61C1" w:rsidRPr="006F1D1D">
        <w:t xml:space="preserve">This analysis is part of a study </w:t>
      </w:r>
      <w:r w:rsidRPr="006F1D1D">
        <w:t xml:space="preserve">registered at ClinicalTrials.gov (NCT06200857). </w:t>
      </w:r>
      <w:r w:rsidR="000A0972" w:rsidRPr="006F1D1D">
        <w:t>The need for informed consent was waived owing to the retrospective study design.</w:t>
      </w:r>
    </w:p>
    <w:p w14:paraId="0C833A2E" w14:textId="15A85C6D" w:rsidR="005D2875" w:rsidRPr="006F1D1D" w:rsidRDefault="005D2875" w:rsidP="005D2875">
      <w:pPr>
        <w:pBdr>
          <w:top w:val="nil"/>
          <w:left w:val="nil"/>
          <w:bottom w:val="nil"/>
          <w:right w:val="nil"/>
          <w:between w:val="nil"/>
        </w:pBdr>
        <w:spacing w:line="480" w:lineRule="auto"/>
        <w:ind w:right="419"/>
      </w:pPr>
      <w:r w:rsidRPr="006F1D1D">
        <w:t xml:space="preserve">Patients were included if they underwent emergency surgery for </w:t>
      </w:r>
      <w:del w:id="3" w:author="Thomas Husson" w:date="2026-01-23T22:36:00Z" w16du:dateUtc="2026-01-23T21:36:00Z">
        <w:r w:rsidR="00C96B35" w:rsidRPr="00B97965" w:rsidDel="00B97965">
          <w:delText>SD</w:delText>
        </w:r>
        <w:r w:rsidR="00C96B35" w:rsidRPr="006F1D1D" w:rsidDel="00B97965">
          <w:delText xml:space="preserve"> </w:delText>
        </w:r>
        <w:r w:rsidRPr="006F1D1D" w:rsidDel="00B97965">
          <w:delText>peritonitis</w:delText>
        </w:r>
      </w:del>
      <w:r w:rsidR="00B97965">
        <w:t>diverticular peritonitis were</w:t>
      </w:r>
      <w:r w:rsidRPr="006F1D1D">
        <w:t xml:space="preserve"> classified as Hinchey III or IV, treated either by </w:t>
      </w:r>
      <w:r w:rsidR="00346E84" w:rsidRPr="006F1D1D">
        <w:t>open</w:t>
      </w:r>
      <w:r w:rsidRPr="006F1D1D">
        <w:t xml:space="preserve"> resection with primary anastomosis and diverting stoma or by laparoscopic Hartmann’s procedure.</w:t>
      </w:r>
    </w:p>
    <w:p w14:paraId="0511F761" w14:textId="6F722210" w:rsidR="005D61C1" w:rsidRPr="00B97965" w:rsidRDefault="00C96B35" w:rsidP="00145006">
      <w:pPr>
        <w:pBdr>
          <w:top w:val="nil"/>
          <w:left w:val="nil"/>
          <w:bottom w:val="nil"/>
          <w:right w:val="nil"/>
          <w:between w:val="nil"/>
        </w:pBdr>
        <w:spacing w:line="480" w:lineRule="auto"/>
        <w:ind w:right="419"/>
      </w:pPr>
      <w:r w:rsidRPr="00B97965">
        <w:t xml:space="preserve">Exclusion criteria </w:t>
      </w:r>
      <w:r w:rsidR="002654F6" w:rsidRPr="00B97965">
        <w:t>included:</w:t>
      </w:r>
      <w:r w:rsidR="005D2875" w:rsidRPr="006F1D1D">
        <w:t xml:space="preserve"> scheduled or non-urgent surgery, Hinchey stages &lt; III, surgical approaches other than the two evaluated strategies, American Society of Anesthesiologists (ASA) score = 4 and/or preoperative admission to an intensive care unit</w:t>
      </w:r>
      <w:r w:rsidR="001120F9" w:rsidRPr="006F1D1D">
        <w:t xml:space="preserve">. </w:t>
      </w:r>
      <w:r w:rsidR="005D61C1" w:rsidRPr="006F1D1D">
        <w:t>These latter criteria were used as a surrogate for hemodynamic instability, a parameter not recorded in the database.</w:t>
      </w:r>
      <w:r w:rsidRPr="00B97965">
        <w:t xml:space="preserve"> </w:t>
      </w:r>
      <w:commentRangeStart w:id="4"/>
      <w:commentRangeEnd w:id="4"/>
      <w:r w:rsidR="006F1D1D" w:rsidRPr="006F1D1D">
        <w:rPr>
          <w:rStyle w:val="CommentReference"/>
        </w:rPr>
        <w:commentReference w:id="4"/>
      </w:r>
    </w:p>
    <w:p w14:paraId="47252775" w14:textId="7FC11FFF" w:rsidR="00346E84" w:rsidRPr="006F1D1D" w:rsidRDefault="00346E84" w:rsidP="00145006">
      <w:pPr>
        <w:pBdr>
          <w:top w:val="nil"/>
          <w:left w:val="nil"/>
          <w:bottom w:val="nil"/>
          <w:right w:val="nil"/>
          <w:between w:val="nil"/>
        </w:pBdr>
        <w:spacing w:line="480" w:lineRule="auto"/>
        <w:ind w:right="419"/>
        <w:rPr>
          <w:b/>
          <w:bCs/>
          <w:i/>
          <w:iCs/>
        </w:rPr>
      </w:pPr>
      <w:r w:rsidRPr="006F1D1D">
        <w:rPr>
          <w:b/>
          <w:bCs/>
          <w:i/>
          <w:iCs/>
        </w:rPr>
        <w:t>Endpoints</w:t>
      </w:r>
    </w:p>
    <w:p w14:paraId="1AE857ED" w14:textId="01A5AFB9" w:rsidR="00346E84" w:rsidRPr="006F1D1D" w:rsidRDefault="00346E84" w:rsidP="00145006">
      <w:pPr>
        <w:pBdr>
          <w:top w:val="nil"/>
          <w:left w:val="nil"/>
          <w:bottom w:val="nil"/>
          <w:right w:val="nil"/>
          <w:between w:val="nil"/>
        </w:pBdr>
        <w:spacing w:line="480" w:lineRule="auto"/>
        <w:ind w:right="419"/>
        <w:rPr>
          <w:b/>
          <w:bCs/>
          <w:i/>
          <w:iCs/>
        </w:rPr>
      </w:pPr>
      <w:r w:rsidRPr="006F1D1D">
        <w:rPr>
          <w:b/>
          <w:bCs/>
          <w:i/>
          <w:iCs/>
        </w:rPr>
        <w:t>Primary Endpoint</w:t>
      </w:r>
    </w:p>
    <w:p w14:paraId="303AF2F3" w14:textId="14E32696" w:rsidR="005D61C1" w:rsidRPr="006F1D1D" w:rsidRDefault="00D96FF7" w:rsidP="00D96FF7">
      <w:pPr>
        <w:pBdr>
          <w:top w:val="nil"/>
          <w:left w:val="nil"/>
          <w:bottom w:val="nil"/>
          <w:right w:val="nil"/>
          <w:between w:val="nil"/>
        </w:pBdr>
        <w:spacing w:line="480" w:lineRule="auto"/>
        <w:ind w:right="419"/>
      </w:pPr>
      <w:r w:rsidRPr="006F1D1D">
        <w:t xml:space="preserve">The primary outcome was the </w:t>
      </w:r>
      <w:r w:rsidR="00C96B35" w:rsidRPr="00B97965">
        <w:t>24-month</w:t>
      </w:r>
      <w:r w:rsidRPr="006F1D1D">
        <w:t xml:space="preserve"> stoma-free survival, defined as the time from the index emergency surgery to the successful restoration of intestinal continuity, with patients censored at death, loss to follow-up, or at 24 months if no stoma reversal had occurred.</w:t>
      </w:r>
    </w:p>
    <w:p w14:paraId="411BE7E7" w14:textId="232B5556" w:rsidR="00D96FF7" w:rsidRPr="006F1D1D" w:rsidRDefault="00D96FF7" w:rsidP="00D96FF7">
      <w:pPr>
        <w:pBdr>
          <w:top w:val="nil"/>
          <w:left w:val="nil"/>
          <w:bottom w:val="nil"/>
          <w:right w:val="nil"/>
          <w:between w:val="nil"/>
        </w:pBdr>
        <w:spacing w:line="480" w:lineRule="auto"/>
        <w:ind w:right="419"/>
        <w:rPr>
          <w:i/>
          <w:iCs/>
        </w:rPr>
      </w:pPr>
      <w:r w:rsidRPr="006F1D1D">
        <w:rPr>
          <w:b/>
          <w:bCs/>
          <w:i/>
          <w:iCs/>
        </w:rPr>
        <w:t>Secondary Endpoints</w:t>
      </w:r>
    </w:p>
    <w:p w14:paraId="1EAFE5AE" w14:textId="7CEE1BAC" w:rsidR="00D96FF7" w:rsidRPr="006F1D1D" w:rsidRDefault="00D96FF7" w:rsidP="00145006">
      <w:pPr>
        <w:pBdr>
          <w:top w:val="nil"/>
          <w:left w:val="nil"/>
          <w:bottom w:val="nil"/>
          <w:right w:val="nil"/>
          <w:between w:val="nil"/>
        </w:pBdr>
        <w:spacing w:line="480" w:lineRule="auto"/>
        <w:ind w:right="419"/>
      </w:pPr>
      <w:r w:rsidRPr="006F1D1D">
        <w:t xml:space="preserve">Secondary outcomes included intraoperative morbidity (any adverse event occurring during the index procedure), the conversion rate in the LHP group, postoperative </w:t>
      </w:r>
      <w:r w:rsidRPr="006F1D1D">
        <w:lastRenderedPageBreak/>
        <w:t xml:space="preserve">morbidity </w:t>
      </w:r>
      <w:r w:rsidR="00C96B35" w:rsidRPr="00B97965">
        <w:t>according to</w:t>
      </w:r>
      <w:r w:rsidRPr="006F1D1D">
        <w:t xml:space="preserve"> </w:t>
      </w:r>
      <w:proofErr w:type="spellStart"/>
      <w:r w:rsidRPr="006F1D1D">
        <w:t>Clavien</w:t>
      </w:r>
      <w:proofErr w:type="spellEnd"/>
      <w:r w:rsidRPr="006F1D1D">
        <w:t>–Dindo classification</w:t>
      </w:r>
      <w:r w:rsidRPr="006F1D1D">
        <w:fldChar w:fldCharType="begin"/>
      </w:r>
      <w:r w:rsidR="0083595F">
        <w:instrText xml:space="preserve"> ADDIN ZOTERO_ITEM CSL_CITATION {"citationID":"U6NDlJ3h","properties":{"formattedCitation":"\\super 24\\nosupersub{}","plainCitation":"24","noteIndex":0},"citationItems":[{"id":216,"uris":["http://zotero.org/users/6327427/items/75628MAG"],"itemData":{"id":216,"type":"article-journal","abstract":"BACKGROUND AND AIMS: The lack of consensus on how to define and grade adverse postoperative events has greatly hampered the evaluation of surgical procedures. A new classification of complications, initiated in 1992, was updated 5 years ago. It is based on the type of therapy needed to correct the complication. The principle of the classification was to be simple, reproducible, flexible, and applicable irrespective of the cultural background. The aim of the current study was to critically evaluate this classification from the perspective of its use in the literature, by assessing interobserver variability in grading complex complication scenarios and to correlate the classification grades with patients', nurses', and doctors' perception.\nMATERIAL AND METHODS: Reports from the literature using the classification system were systematically analyzed. Next, 11 scenarios illustrating difficult cases were prepared to develop a consensus on how to rank the various complications. Third, 7 centers from different continents, having routinely used the classification, independently assessed the 11 scenarios. An agreement analysis was performed to test the accuracy and reliability of the classification. Finally, the perception of the severity was tested in patients, nurses, and physicians by presenting 30 scenarios, each illustrating a specific grade of complication.\nRESULTS: We noted a dramatic increase in the use of the classification in many fields of surgery. About half of the studies used the contracted form, whereas the rest used the full range of grading. Two-thirds of the publications avoided subjective terms such as minor or major complications. The study of 11 difficult cases among various centers revealed a high degree of agreement in identifying and ranking complications (89% agreement), and enabled a better definition of unclear situations. Each grade of complications significantly correlated with the perception by patients, nurses, and physicians (P &lt; 0.05, Kruskal-Wallis test).\nCONCLUSIONS: This 5-year evaluation provides strong evidence that the classification is valid and applicable worldwide in many fields of surgery. No modification in the general principle of classification is warranted in view of the use in ongoing publications and trials. Subjective, inaccurate, or confusing terms such as \"minor or major\" should be removed from the surgical literature.","citation-key":"clavienClavienDindoClassificationSurgical2009","container-title":"Annals of Surgery","DOI":"10.1097/SLA.0b013e3181b13ca2","ISSN":"1528-1140","issue":"2","journalAbbreviation":"Ann Surg","language":"eng","page":"187-196","PMID":"19638912","source":"PubMed","title":"The Clavien-Dindo classification of surgical complications: five-year experience","title-short":"The Clavien-Dindo classification of surgical complications","volume":"250","author":[{"family":"Clavien","given":"Pierre A."},{"family":"Barkun","given":"Jeffrey"},{"family":"Oliveira","given":"Michelle L.","non-dropping-particle":"de"},{"family":"Vauthey","given":"Jean Nicolas"},{"family":"Dindo","given":"Daniel"},{"family":"Schulick","given":"Richard D."},{"family":"Santibañes","given":"Eduardo","non-dropping-particle":"de"},{"family":"Pekolj","given":"Juan"},{"family":"Slankamenac","given":"Ksenija"},{"family":"Bassi","given":"Claudio"},{"family":"Graf","given":"Rolf"},{"family":"Vonlanthen","given":"René"},{"family":"Padbury","given":"Robert"},{"family":"Cameron","given":"John L."},{"family":"Makuuchi","given":"Masatoshi"}],"issued":{"date-parts":[["2009",8]]}}}],"schema":"https://github.com/citation-style-language/schema/raw/master/csl-citation.json"} </w:instrText>
      </w:r>
      <w:r w:rsidRPr="006F1D1D">
        <w:fldChar w:fldCharType="separate"/>
      </w:r>
      <w:r w:rsidR="003A02FA" w:rsidRPr="003A02FA">
        <w:rPr>
          <w:vertAlign w:val="superscript"/>
          <w:lang w:val="en-GB"/>
        </w:rPr>
        <w:t>24</w:t>
      </w:r>
      <w:r w:rsidRPr="006F1D1D">
        <w:fldChar w:fldCharType="end"/>
      </w:r>
      <w:r w:rsidRPr="006F1D1D">
        <w:t>, length of hospital stay, recurrent diverticulitis during follow-up, and the occurrence of incisional hernias.</w:t>
      </w:r>
    </w:p>
    <w:p w14:paraId="4D391CEB" w14:textId="1A2CEA5E" w:rsidR="00DD7E9A" w:rsidRPr="006F1D1D" w:rsidRDefault="00DD7E9A" w:rsidP="00145006">
      <w:pPr>
        <w:spacing w:line="480" w:lineRule="auto"/>
        <w:ind w:right="419"/>
        <w:rPr>
          <w:b/>
          <w:i/>
        </w:rPr>
      </w:pPr>
      <w:r w:rsidRPr="006F1D1D">
        <w:rPr>
          <w:b/>
          <w:i/>
        </w:rPr>
        <w:t>Surgical procedure</w:t>
      </w:r>
    </w:p>
    <w:p w14:paraId="770C4EB8" w14:textId="0134267C" w:rsidR="00F605B2" w:rsidRPr="006F1D1D" w:rsidRDefault="001120F9" w:rsidP="00D96FF7">
      <w:pPr>
        <w:pBdr>
          <w:top w:val="nil"/>
          <w:left w:val="nil"/>
          <w:bottom w:val="nil"/>
          <w:right w:val="nil"/>
          <w:between w:val="nil"/>
        </w:pBdr>
        <w:spacing w:line="480" w:lineRule="auto"/>
        <w:ind w:right="419"/>
      </w:pPr>
      <w:r w:rsidRPr="006F1D1D">
        <w:t xml:space="preserve">Two types of procedure were </w:t>
      </w:r>
      <w:r w:rsidR="00C96B35" w:rsidRPr="00B97965">
        <w:t>assessed</w:t>
      </w:r>
      <w:r w:rsidRPr="006F1D1D">
        <w:t>:</w:t>
      </w:r>
      <w:r w:rsidR="005D61C1" w:rsidRPr="006F1D1D">
        <w:t xml:space="preserve"> the Laparoscopic Hartmann</w:t>
      </w:r>
      <w:r w:rsidR="00C96B35" w:rsidRPr="00B97965">
        <w:t>’s</w:t>
      </w:r>
      <w:r w:rsidR="005D61C1" w:rsidRPr="006F1D1D">
        <w:t xml:space="preserve"> Procedure (LHP group)</w:t>
      </w:r>
      <w:r w:rsidR="005D61C1" w:rsidRPr="006F1D1D">
        <w:fldChar w:fldCharType="begin"/>
      </w:r>
      <w:r w:rsidR="0083595F">
        <w:instrText xml:space="preserve"> ADDIN ZOTERO_ITEM CSL_CITATION {"citationID":"H1pGryKE","properties":{"formattedCitation":"\\super 25\\nosupersub{}","plainCitation":"25","noteIndex":0},"citationItems":[{"id":689,"uris":["http://zotero.org/users/6327427/items/HSYTDC4A"],"itemData":{"id":689,"type":"paper-conference","citation-key":"hartmannNouveauProcedeDablation1921","event-place":"Strasbourg, France","event-title":"Trentieme Congres de Chirurgie","publisher-place":"Strasbourg, France","title":"Nouveau procédé d’ablation des cancers de la partie terminale du colon pelvien","URL":"http://www.grandroundsjournal.com/articles/gr089001/hartmann-original.pdf","author":[{"family":"Hartmann","given":"Henri"}],"issued":{"date-parts":[["1921"]]}}}],"schema":"https://github.com/citation-style-language/schema/raw/master/csl-citation.json"} </w:instrText>
      </w:r>
      <w:r w:rsidR="005D61C1" w:rsidRPr="006F1D1D">
        <w:fldChar w:fldCharType="separate"/>
      </w:r>
      <w:r w:rsidR="003A02FA" w:rsidRPr="003A02FA">
        <w:rPr>
          <w:vertAlign w:val="superscript"/>
          <w:lang w:val="en-GB"/>
        </w:rPr>
        <w:t>25</w:t>
      </w:r>
      <w:r w:rsidR="005D61C1" w:rsidRPr="006F1D1D">
        <w:fldChar w:fldCharType="end"/>
      </w:r>
      <w:r w:rsidR="005D61C1" w:rsidRPr="006F1D1D">
        <w:t xml:space="preserve">, </w:t>
      </w:r>
      <w:r w:rsidRPr="006F1D1D">
        <w:t xml:space="preserve">consisting of </w:t>
      </w:r>
      <w:r w:rsidR="00C96B35" w:rsidRPr="00B97965">
        <w:t xml:space="preserve">laparoscopic </w:t>
      </w:r>
      <w:r w:rsidRPr="006F1D1D">
        <w:t xml:space="preserve">sigmoidectomy with </w:t>
      </w:r>
      <w:r w:rsidR="00294989" w:rsidRPr="006F1D1D">
        <w:t>rectal closure</w:t>
      </w:r>
      <w:r w:rsidRPr="006F1D1D">
        <w:t xml:space="preserve"> and an end colostomy, </w:t>
      </w:r>
      <w:r w:rsidR="005D61C1" w:rsidRPr="006F1D1D">
        <w:t>with or without</w:t>
      </w:r>
      <w:r w:rsidRPr="006F1D1D">
        <w:t xml:space="preserve"> </w:t>
      </w:r>
      <w:r w:rsidR="005D61C1" w:rsidRPr="006F1D1D">
        <w:t>conversion</w:t>
      </w:r>
      <w:r w:rsidRPr="006F1D1D">
        <w:t xml:space="preserve"> to open surgery</w:t>
      </w:r>
      <w:r w:rsidR="005D61C1" w:rsidRPr="006F1D1D">
        <w:t xml:space="preserve">; </w:t>
      </w:r>
      <w:r w:rsidRPr="006F1D1D">
        <w:t xml:space="preserve">and </w:t>
      </w:r>
      <w:r w:rsidR="005D61C1" w:rsidRPr="006F1D1D">
        <w:t>the Open s</w:t>
      </w:r>
      <w:r w:rsidRPr="006F1D1D">
        <w:t xml:space="preserve">igmoidectomy with a primary anastomosis with a </w:t>
      </w:r>
      <w:proofErr w:type="spellStart"/>
      <w:r w:rsidR="00C96B35" w:rsidRPr="006F1D1D">
        <w:t>d</w:t>
      </w:r>
      <w:r w:rsidR="00C96B35" w:rsidRPr="00B97965">
        <w:t>efunctioning</w:t>
      </w:r>
      <w:proofErr w:type="spellEnd"/>
      <w:r w:rsidR="00C96B35" w:rsidRPr="006F1D1D">
        <w:t xml:space="preserve"> </w:t>
      </w:r>
      <w:r w:rsidRPr="006F1D1D">
        <w:t xml:space="preserve">stoma (OPA group), Decisions concerning the lowering of the splenic flexure and abdominal drainage were left </w:t>
      </w:r>
      <w:r w:rsidR="00C96B35" w:rsidRPr="00B97965">
        <w:t>at</w:t>
      </w:r>
      <w:r w:rsidRPr="006F1D1D">
        <w:t xml:space="preserve"> the surgeon</w:t>
      </w:r>
      <w:r w:rsidR="00C96B35" w:rsidRPr="00B97965">
        <w:t>’s discretion</w:t>
      </w:r>
      <w:r w:rsidRPr="006F1D1D">
        <w:t>.</w:t>
      </w:r>
    </w:p>
    <w:p w14:paraId="1B872AF3" w14:textId="77777777" w:rsidR="005D61C1" w:rsidRPr="006F1D1D" w:rsidRDefault="005D61C1" w:rsidP="00D96FF7">
      <w:pPr>
        <w:pBdr>
          <w:top w:val="nil"/>
          <w:left w:val="nil"/>
          <w:bottom w:val="nil"/>
          <w:right w:val="nil"/>
          <w:between w:val="nil"/>
        </w:pBdr>
        <w:spacing w:line="480" w:lineRule="auto"/>
        <w:ind w:right="419"/>
      </w:pPr>
    </w:p>
    <w:p w14:paraId="117DEF16" w14:textId="77777777" w:rsidR="009D3A85" w:rsidRPr="006F1D1D" w:rsidRDefault="009D3A85" w:rsidP="00145006">
      <w:pPr>
        <w:spacing w:line="480" w:lineRule="auto"/>
        <w:ind w:right="419"/>
        <w:rPr>
          <w:b/>
          <w:i/>
        </w:rPr>
      </w:pPr>
      <w:r w:rsidRPr="006F1D1D">
        <w:rPr>
          <w:b/>
          <w:i/>
        </w:rPr>
        <w:t>Statistical analysis</w:t>
      </w:r>
    </w:p>
    <w:p w14:paraId="188DD835" w14:textId="21280390" w:rsidR="008B07D8" w:rsidRPr="006F1D1D" w:rsidRDefault="00D03688" w:rsidP="008B07D8">
      <w:pPr>
        <w:spacing w:line="480" w:lineRule="auto"/>
        <w:ind w:right="419"/>
      </w:pPr>
      <w:r w:rsidRPr="006F1D1D">
        <w:t xml:space="preserve">In this observational study, propensity score matching was used to reduce selection bias related to the surgical approach and other confounding factors, ensuring comparability between groups by adjusting for baseline differences between patients undergoing either </w:t>
      </w:r>
      <w:r w:rsidR="009E0715" w:rsidRPr="006F1D1D">
        <w:t>LHP or OPA</w:t>
      </w:r>
      <w:r w:rsidRPr="006F1D1D">
        <w:t xml:space="preserve">. Propensity scores were estimated using multivariable logistic regression including all pre-specified covariates. </w:t>
      </w:r>
      <w:r w:rsidR="009E0715" w:rsidRPr="006F1D1D">
        <w:t xml:space="preserve">These covariates comprised age, sex, smoking history, BMI, ASA score, immunodepression, anticoagulant therapy, previous laparotomy, and the Hinchey classification. </w:t>
      </w:r>
      <w:r w:rsidR="004D0EF1" w:rsidRPr="006F1D1D">
        <w:t>These factors were selected as known confounders of both the choice of surgical approach and perioperative outcomes. A</w:t>
      </w:r>
      <w:r w:rsidR="00B86439" w:rsidRPr="006F1D1D">
        <w:t>n</w:t>
      </w:r>
      <w:r w:rsidR="004D0EF1" w:rsidRPr="006F1D1D">
        <w:t xml:space="preserve"> "optimal" case-control match without replacement was used, </w:t>
      </w:r>
      <w:r w:rsidR="009E0715" w:rsidRPr="006F1D1D">
        <w:t xml:space="preserve">minimizing </w:t>
      </w:r>
      <w:r w:rsidR="00BB1940" w:rsidRPr="006F1D1D">
        <w:t>absolute</w:t>
      </w:r>
      <w:r w:rsidR="009E0715" w:rsidRPr="006F1D1D">
        <w:t xml:space="preserve"> differences </w:t>
      </w:r>
      <w:r w:rsidR="004D0EF1" w:rsidRPr="006F1D1D">
        <w:t xml:space="preserve">in propensity scores </w:t>
      </w:r>
      <w:r w:rsidR="003C5B4D" w:rsidRPr="006F1D1D">
        <w:fldChar w:fldCharType="begin"/>
      </w:r>
      <w:r w:rsidR="00967767">
        <w:instrText xml:space="preserve"> ADDIN ZOTERO_ITEM CSL_CITATION {"citationID":"M4DV0i9w","properties":{"formattedCitation":"\\super 26\\nosupersub{}","plainCitation":"26","noteIndex":0},"citationItems":[{"id":"OWaENubl/RHQOHJUv","uris":["http://zotero.org/users/local/jxnnuWlY/items/M8L5RVG7","http://zotero.org/users/6327427/items/M8L5RVG7"],"itemData":{"id":"qyRk9cWc/tqZ6n4eX","type":"article-journal","abstract":"The propensity score is the probability of treatment assignment conditional on observed baseline characteristics. The propensity score allows one to design and analyze an observational (nonrandomized) study so that it mimics some of the particular characteristics of a randomized controlled trial. In particular, the propensity score is a balancing score: conditional on the propensity score, the distribution of observed baseline covariates will be similar between treated and untreated subjects. I describe 4 different propensity score methods: matching on the propensity score, stratification on the propensity score, inverse probability of treatment weighting using the propensity score, and covariate adjustment using the propensity score. I describe balance diagnostics for examining whether the propensity score model has been adequately specified. Furthermore, I discuss differences between regression-based methods and propensity score-based methods for the analysis of observational data. I describe different causal average treatment effects and their relationship with propensity score analyses.","container-title":"Multivariate Behavioral Research","DOI":"10.1080/00273171.2011.568786","ISSN":"0027-3171","issue":"3","journalAbbreviation":"Multivariate Behav Res","note":"PMID: 21818162\nPMCID: PMC3144483","page":"399-424","source":"PubMed Central","title":"An Introduction to Propensity Score Methods for Reducing the Effects of Confounding in Observational Studies","volume":"46","author":[{"family":"Austin","given":"Peter C."}],"issued":{"date-parts":[["2011",5]]}}}],"schema":"https://github.com/citation-style-language/schema/raw/master/csl-citation.json"} </w:instrText>
      </w:r>
      <w:r w:rsidR="003C5B4D" w:rsidRPr="006F1D1D">
        <w:fldChar w:fldCharType="separate"/>
      </w:r>
      <w:r w:rsidR="003A02FA" w:rsidRPr="003A02FA">
        <w:rPr>
          <w:vertAlign w:val="superscript"/>
          <w:lang w:val="en-GB"/>
        </w:rPr>
        <w:t>26</w:t>
      </w:r>
      <w:r w:rsidR="003C5B4D" w:rsidRPr="006F1D1D">
        <w:fldChar w:fldCharType="end"/>
      </w:r>
      <w:r w:rsidR="009B1313" w:rsidRPr="006F1D1D">
        <w:t xml:space="preserve">. </w:t>
      </w:r>
      <w:r w:rsidR="00C76F5E" w:rsidRPr="006F1D1D">
        <w:t>Covariate balance after matching was assessed using standardized mean differences (SMD), with values &lt; 0.1</w:t>
      </w:r>
      <w:r w:rsidR="008B07D8" w:rsidRPr="006F1D1D">
        <w:t xml:space="preserve"> </w:t>
      </w:r>
      <w:r w:rsidR="00C76F5E" w:rsidRPr="006F1D1D">
        <w:t xml:space="preserve">indicating adequate balance </w:t>
      </w:r>
      <w:r w:rsidR="008E7E1D" w:rsidRPr="006F1D1D">
        <w:t>(Supplementary Figure S1)</w:t>
      </w:r>
      <w:r w:rsidR="009B1313" w:rsidRPr="006F1D1D">
        <w:t xml:space="preserve"> </w:t>
      </w:r>
      <w:r w:rsidR="009B1313" w:rsidRPr="006F1D1D">
        <w:fldChar w:fldCharType="begin"/>
      </w:r>
      <w:r w:rsidR="00967767">
        <w:instrText xml:space="preserve"> ADDIN ZOTERO_ITEM CSL_CITATION {"citationID":"XZ0pZkDg","properties":{"formattedCitation":"\\super 26\\nosupersub{}","plainCitation":"26","noteIndex":0},"citationItems":[{"id":"OWaENubl/RHQOHJUv","uris":["http://zotero.org/users/local/jxnnuWlY/items/M8L5RVG7","http://zotero.org/users/6327427/items/M8L5RVG7"],"itemData":{"id":267,"type":"article-journal","abstract":"The propensity score is the probability of treatment assignment conditional on observed baseline characteristics. The propensity score allows one to design and analyze an observational (nonrandomized) study so that it mimics some of the particular characteristics of a randomized controlled trial. In particular, the propensity score is a balancing score: conditional on the propensity score, the distribution of observed baseline covariates will be similar between treated and untreated subjects. I describe 4 different propensity score methods: matching on the propensity score, stratification on the propensity score, inverse probability of treatment weighting using the propensity score, and covariate adjustment using the propensity score. I describe balance diagnostics for examining whether the propensity score model has been adequately specified. Furthermore, I discuss differences between regression-based methods and propensity score-based methods for the analysis of observational data. I describe different causal average treatment effects and their relationship with propensity score analyses.","container-title":"Multivariate Behavioral Research","DOI":"10.1080/00273171.2011.568786","ISSN":"0027-3171","issue":"3","journalAbbreviation":"Multivariate Behav Res","note":"PMID: 21818162\nPMCID: PMC3144483","page":"399-424","source":"PubMed Central","title":"An Introduction to Propensity Score Methods for Reducing the Effects of Confounding in Observational Studies","volume":"46","author":[{"family":"Austin","given":"Peter C."}],"issued":{"date-parts":[["2011",5]]}}}],"schema":"https://github.com/citation-style-language/schema/raw/master/csl-citation.json"} </w:instrText>
      </w:r>
      <w:r w:rsidR="009B1313" w:rsidRPr="006F1D1D">
        <w:fldChar w:fldCharType="separate"/>
      </w:r>
      <w:r w:rsidR="003A02FA" w:rsidRPr="003A02FA">
        <w:rPr>
          <w:vertAlign w:val="superscript"/>
          <w:lang w:val="en-GB"/>
        </w:rPr>
        <w:t>26</w:t>
      </w:r>
      <w:r w:rsidR="009B1313" w:rsidRPr="006F1D1D">
        <w:fldChar w:fldCharType="end"/>
      </w:r>
      <w:r w:rsidR="009B1313" w:rsidRPr="006F1D1D">
        <w:t>.</w:t>
      </w:r>
      <w:r w:rsidR="00492191">
        <w:t xml:space="preserve"> </w:t>
      </w:r>
      <w:r w:rsidR="00492191" w:rsidRPr="00492191">
        <w:t xml:space="preserve"> Missing data were addressed using pairwise deletion. </w:t>
      </w:r>
      <w:r w:rsidR="008B07D8" w:rsidRPr="006F1D1D">
        <w:t xml:space="preserve">Continuous variables were reported as median ± interquartile range (IQR) and compared using paired t-tests for approximately normally distributed variables </w:t>
      </w:r>
      <w:r w:rsidR="008B07D8" w:rsidRPr="006F1D1D">
        <w:lastRenderedPageBreak/>
        <w:t>(normality assessed visually and with the Shapiro–Wilk test), or Wilcoxon signed-rank tests otherwise. Categorical variables were expressed as frequency (%) and compared within matched pairs using McNemar’s test. </w:t>
      </w:r>
    </w:p>
    <w:p w14:paraId="463B6302" w14:textId="6146DDF2" w:rsidR="008B07D8" w:rsidRPr="006F1D1D" w:rsidRDefault="008B07D8" w:rsidP="008B07D8">
      <w:pPr>
        <w:spacing w:line="480" w:lineRule="auto"/>
        <w:ind w:right="419"/>
      </w:pPr>
      <w:r w:rsidRPr="006F1D1D">
        <w:t xml:space="preserve">A Cox proportional hazards model was used to compare </w:t>
      </w:r>
      <w:r w:rsidR="00C96B35" w:rsidRPr="00B97965">
        <w:t>24-month</w:t>
      </w:r>
      <w:r w:rsidRPr="006F1D1D">
        <w:t xml:space="preserve"> stoma-free survival between the two groups in the matched cohort. To account for the matched design, models were fitted using a robust sandwich variance estimator clustered on matched pairs</w:t>
      </w:r>
      <w:r w:rsidR="00550882">
        <w:t xml:space="preserve"> </w:t>
      </w:r>
      <w:r w:rsidR="00D03688" w:rsidRPr="006F1D1D">
        <w:fldChar w:fldCharType="begin"/>
      </w:r>
      <w:r w:rsidR="0083595F">
        <w:instrText xml:space="preserve"> ADDIN ZOTERO_ITEM CSL_CITATION {"citationID":"hKoAuVa9","properties":{"formattedCitation":"\\super 27\\nosupersub{}","plainCitation":"27","noteIndex":0},"citationItems":[{"id":679,"uris":["http://zotero.org/users/6327427/items/8J2CEQVJ"],"itemData":{"id":679,"type":"article-journal","abstract":"Propensity‐score matching is a popular analytic method to estimate the effects of treatments when using observational data. Matching on the propensity score typically requires a pool of potential controls that is larger than the number of treated or exposed subjects. The most common approach to matching on the propensity score is matching without replacement, in which each control subject is matched to at most one treated subject. Failure to find a matched control for each treated subject can lead to “bias due to incomplete matching.” To avoid this bias, it is important to identify a matched control subject for each treated subject. An alternative to matching without replacement is matching with replacement, in which control subjects are allowed to be matched to multiple treated subjects. A limitation to the use of matching with replacement is that variance estimation must account for both the matched nature of the sample and for some control subjects being included in multiple matched sets. While a variance estimator has been proposed for when outcomes are continuous, no such estimator has been proposed for use with time‐to‐event outcomes, which are common in medical and epidemiological research. We propose a variance estimator for the hazard ratio when matching with replacement. We conducted a series of Monte Carlo simulations to examine the performance of this estimator. We illustrate the utility of matching with replacement to estimate the effect of smoking cessation counseling on survival in smokers discharged from hospital with a heart attack.","citation-key":"austinVarianceEstimationWhen2020","container-title":"Statistics in Medicine","DOI":"10.1002/sim.8502","ISSN":"0277-6715","issue":"11","journalAbbreviation":"Stat Med","page":"1623-1640","PMID":"32109319","PMCID":"PMC7217182","source":"PubMed Central","title":"Variance estimation when using propensity‐score matching with replacement with survival or time‐to‐event outcomes","volume":"39","author":[{"family":"Austin","given":"Peter C."},{"family":"Cafri","given":"Guy"}],"issued":{"date-parts":[["2020",5,20]]}}}],"schema":"https://github.com/citation-style-language/schema/raw/master/csl-citation.json"} </w:instrText>
      </w:r>
      <w:r w:rsidR="00D03688" w:rsidRPr="006F1D1D">
        <w:fldChar w:fldCharType="separate"/>
      </w:r>
      <w:r w:rsidR="003A02FA" w:rsidRPr="003A02FA">
        <w:rPr>
          <w:vertAlign w:val="superscript"/>
          <w:lang w:val="en-GB"/>
        </w:rPr>
        <w:t>27</w:t>
      </w:r>
      <w:r w:rsidR="00D03688" w:rsidRPr="006F1D1D">
        <w:fldChar w:fldCharType="end"/>
      </w:r>
      <w:r w:rsidR="00D03688" w:rsidRPr="006F1D1D">
        <w:t xml:space="preserve"> . </w:t>
      </w:r>
      <w:r w:rsidRPr="006F1D1D">
        <w:t>Additionally, a supplementary analysis separated patients who underwent a laparoscopic Hartmann procedure with or without conversion, to explore whether conversion affected stoma-free survival.</w:t>
      </w:r>
    </w:p>
    <w:p w14:paraId="212516FF" w14:textId="4B6AB873" w:rsidR="00451979" w:rsidRPr="006F1D1D" w:rsidRDefault="008B07D8" w:rsidP="008B07D8">
      <w:pPr>
        <w:spacing w:line="480" w:lineRule="auto"/>
        <w:ind w:right="419"/>
      </w:pPr>
      <w:r w:rsidRPr="006F1D1D">
        <w:t>Results are presented as hazard ratios (HR) with 95% confidence intervals (CI). Statistical analyses were performed using RStudio software version 4.5.1 (R Foundation for Statistical Computing, Vienna, Austria). A p-value &lt; 0.05 was considered statistically significant.</w:t>
      </w:r>
    </w:p>
    <w:p w14:paraId="6C678A3E" w14:textId="77777777" w:rsidR="001D2F64" w:rsidRDefault="001D2F64">
      <w:pPr>
        <w:rPr>
          <w:b/>
        </w:rPr>
      </w:pPr>
      <w:r>
        <w:rPr>
          <w:b/>
        </w:rPr>
        <w:br w:type="page"/>
      </w:r>
    </w:p>
    <w:p w14:paraId="2397B702" w14:textId="205B5F66" w:rsidR="0046311D" w:rsidRDefault="004D0EF1" w:rsidP="00145006">
      <w:pPr>
        <w:pBdr>
          <w:top w:val="nil"/>
          <w:left w:val="nil"/>
          <w:bottom w:val="nil"/>
          <w:right w:val="nil"/>
          <w:between w:val="nil"/>
        </w:pBdr>
        <w:spacing w:line="480" w:lineRule="auto"/>
        <w:ind w:right="419"/>
        <w:rPr>
          <w:b/>
        </w:rPr>
      </w:pPr>
      <w:r w:rsidRPr="006F1D1D">
        <w:rPr>
          <w:b/>
        </w:rPr>
        <w:lastRenderedPageBreak/>
        <w:t>Results</w:t>
      </w:r>
    </w:p>
    <w:p w14:paraId="69264C3C" w14:textId="6DAC94E3" w:rsidR="0046311D" w:rsidRPr="00B97965" w:rsidRDefault="0046311D" w:rsidP="00B97965">
      <w:pPr>
        <w:spacing w:line="480" w:lineRule="auto"/>
        <w:ind w:right="419"/>
        <w:rPr>
          <w:b/>
          <w:i/>
        </w:rPr>
      </w:pPr>
      <w:r w:rsidRPr="006F1D1D">
        <w:rPr>
          <w:b/>
          <w:i/>
        </w:rPr>
        <w:t xml:space="preserve">Preoperative characteristics </w:t>
      </w:r>
    </w:p>
    <w:p w14:paraId="001348D4" w14:textId="6093C0F8" w:rsidR="0046311D" w:rsidRPr="0046311D" w:rsidRDefault="0046311D" w:rsidP="0046311D">
      <w:pPr>
        <w:pBdr>
          <w:top w:val="nil"/>
          <w:left w:val="nil"/>
          <w:bottom w:val="nil"/>
          <w:right w:val="nil"/>
          <w:between w:val="nil"/>
        </w:pBdr>
        <w:spacing w:line="480" w:lineRule="auto"/>
        <w:ind w:right="419"/>
        <w:rPr>
          <w:bCs/>
        </w:rPr>
      </w:pPr>
      <w:r w:rsidRPr="0046311D">
        <w:rPr>
          <w:bCs/>
        </w:rPr>
        <w:t>A total of 1,521 patients underwent surgery for diverticular peritonitis (Hinchey III or IV) between January 2010 and September 2021 across 43 centers, including 34 university hospitals. The final study population comprised 284 patients: 138 in the LHP group and 146 in the OPA group (Fig</w:t>
      </w:r>
      <w:r w:rsidR="00727915">
        <w:rPr>
          <w:bCs/>
        </w:rPr>
        <w:t xml:space="preserve">ure </w:t>
      </w:r>
      <w:r w:rsidRPr="0046311D">
        <w:rPr>
          <w:bCs/>
        </w:rPr>
        <w:t>1). After propensity score matching, two comparable groups of 101 patients each were obtained, with adequate balance across all baseline covariates (</w:t>
      </w:r>
      <w:r>
        <w:rPr>
          <w:bCs/>
        </w:rPr>
        <w:t>SMD</w:t>
      </w:r>
      <w:r w:rsidRPr="0046311D">
        <w:rPr>
          <w:bCs/>
        </w:rPr>
        <w:t xml:space="preserve"> &lt; 0.1</w:t>
      </w:r>
      <w:r>
        <w:rPr>
          <w:bCs/>
        </w:rPr>
        <w:t xml:space="preserve"> for covariates included; </w:t>
      </w:r>
      <w:r w:rsidRPr="0046311D">
        <w:rPr>
          <w:bCs/>
        </w:rPr>
        <w:t>Supplementary Fig. S1).</w:t>
      </w:r>
    </w:p>
    <w:p w14:paraId="1914DFEC" w14:textId="3ACBC246" w:rsidR="0046311D" w:rsidRPr="0046311D" w:rsidRDefault="0046311D" w:rsidP="0046311D">
      <w:pPr>
        <w:pBdr>
          <w:top w:val="nil"/>
          <w:left w:val="nil"/>
          <w:bottom w:val="nil"/>
          <w:right w:val="nil"/>
          <w:between w:val="nil"/>
        </w:pBdr>
        <w:spacing w:line="480" w:lineRule="auto"/>
        <w:ind w:right="419"/>
        <w:rPr>
          <w:bCs/>
        </w:rPr>
      </w:pPr>
      <w:r w:rsidRPr="0046311D">
        <w:rPr>
          <w:bCs/>
        </w:rPr>
        <w:t>Before matching, patients in the LHP group were older (median age 63 vs 50 years, p = 0.03), more frequently classified as ASA 3 (26% vs 17%, p = 0.04), and had a higher proportion of Hinchey IV peritonitis (37% vs 23%, p = 0.01). Other baseline characteristics were similar between groups.</w:t>
      </w:r>
    </w:p>
    <w:p w14:paraId="14619F47" w14:textId="7BA27D11" w:rsidR="00EC0730" w:rsidRPr="0046311D" w:rsidRDefault="0046311D" w:rsidP="0046311D">
      <w:pPr>
        <w:pBdr>
          <w:top w:val="nil"/>
          <w:left w:val="nil"/>
          <w:bottom w:val="nil"/>
          <w:right w:val="nil"/>
          <w:between w:val="nil"/>
        </w:pBdr>
        <w:spacing w:line="480" w:lineRule="auto"/>
        <w:ind w:right="419"/>
        <w:rPr>
          <w:lang w:val="en-GB"/>
        </w:rPr>
      </w:pPr>
      <w:r w:rsidRPr="0046311D">
        <w:rPr>
          <w:bCs/>
        </w:rPr>
        <w:t>After matching, severe diverticulitis remained frequent, with Hinchey IV peritonitis observed in 31% of patients in the LHP group and 29% in the OPA group, and no other differences in preoperative characteristics were observed (Table 1).</w:t>
      </w:r>
    </w:p>
    <w:p w14:paraId="1953CE51" w14:textId="18C10868" w:rsidR="0046311D" w:rsidRDefault="004D0EF1" w:rsidP="00145006">
      <w:pPr>
        <w:spacing w:line="480" w:lineRule="auto"/>
        <w:ind w:right="419"/>
        <w:rPr>
          <w:b/>
          <w:i/>
        </w:rPr>
      </w:pPr>
      <w:r w:rsidRPr="006F1D1D">
        <w:rPr>
          <w:b/>
          <w:i/>
        </w:rPr>
        <w:t xml:space="preserve">Intraoperative </w:t>
      </w:r>
      <w:r w:rsidR="00A0437D" w:rsidRPr="006F1D1D">
        <w:rPr>
          <w:b/>
          <w:i/>
        </w:rPr>
        <w:t>findings and adverse events</w:t>
      </w:r>
    </w:p>
    <w:p w14:paraId="4292247B" w14:textId="0AFBD543" w:rsidR="0046311D" w:rsidRPr="0046311D" w:rsidRDefault="0046311D" w:rsidP="0046311D">
      <w:pPr>
        <w:spacing w:line="480" w:lineRule="auto"/>
        <w:ind w:right="419"/>
        <w:rPr>
          <w:bCs/>
          <w:iCs/>
        </w:rPr>
      </w:pPr>
      <w:r w:rsidRPr="0046311D">
        <w:rPr>
          <w:bCs/>
          <w:iCs/>
        </w:rPr>
        <w:t xml:space="preserve">In the propensity score–matched cohort, intraoperative outcomes are summarized in Table 2. Median operative time tended to be shorter in the LHP group compared with the OPA group (138 [100–169] vs 180 [120–240] minutes), although this difference did not reach statistical significance (p = 0.065). </w:t>
      </w:r>
      <w:r w:rsidR="00297ED9" w:rsidRPr="0046311D">
        <w:rPr>
          <w:bCs/>
          <w:iCs/>
        </w:rPr>
        <w:t>Conversion to open surgery occurred in 49% of patients undergoing LHP.</w:t>
      </w:r>
    </w:p>
    <w:p w14:paraId="65513619" w14:textId="09DAAF65" w:rsidR="00297ED9" w:rsidRPr="0046311D" w:rsidRDefault="0046311D" w:rsidP="00297ED9">
      <w:pPr>
        <w:spacing w:line="480" w:lineRule="auto"/>
        <w:ind w:right="419"/>
        <w:rPr>
          <w:bCs/>
          <w:iCs/>
        </w:rPr>
      </w:pPr>
      <w:r w:rsidRPr="0046311D">
        <w:rPr>
          <w:bCs/>
          <w:iCs/>
        </w:rPr>
        <w:t>Splenic flexure mobilization was performed far less frequently in the LHP group than in the OPA group (15% vs 72%, p &lt; 0.001), as was high ligation of the inferior mesenteric artery (4.9% vs 14%, p = 0.003)</w:t>
      </w:r>
      <w:r>
        <w:rPr>
          <w:bCs/>
          <w:iCs/>
        </w:rPr>
        <w:t>, with high ligation defined a</w:t>
      </w:r>
      <w:r w:rsidR="00A334DA" w:rsidRPr="00A334DA">
        <w:rPr>
          <w:bCs/>
          <w:iCs/>
        </w:rPr>
        <w:t>s division of the inferior mesenteric artery proximal to the origin of the left colic artery</w:t>
      </w:r>
      <w:r w:rsidR="00A334DA">
        <w:rPr>
          <w:bCs/>
          <w:iCs/>
        </w:rPr>
        <w:t xml:space="preserve"> </w:t>
      </w:r>
      <w:r w:rsidR="00A334DA">
        <w:rPr>
          <w:bCs/>
          <w:iCs/>
        </w:rPr>
        <w:fldChar w:fldCharType="begin"/>
      </w:r>
      <w:r w:rsidR="0083595F">
        <w:rPr>
          <w:bCs/>
          <w:iCs/>
        </w:rPr>
        <w:instrText xml:space="preserve"> ADDIN ZOTERO_ITEM CSL_CITATION {"citationID":"OnbGVRr2","properties":{"formattedCitation":"\\super 28\\nosupersub{}","plainCitation":"28","noteIndex":0},"citationItems":[{"id":755,"uris":["http://zotero.org/users/6327427/items/6S29QCH5"],"itemData":{"id":755,"type":"article-journal","abstract":"In an attempt to determine whether \"high ligation\" of the inferior mesenteric artery during surgery for cancer of the rectum and rectosigmoid confers any significant 5-year survival advantage over \"low ligation,\" the outcome of 1370 patients was reviewed. There were 784 patients in whom the inferior mesenteric artery was ligated below the origin of the left colic artery (low ligation) and 586 in whom it was ligated above this level (high ligation). The distribution of histologic grades of the tumors and incidence of venous invasion were similar in both groups. Five-year follow-up was complete in 98.5%. No difference in the crude or age-corrected 5-year survival was found for patients with Dukes A, B, C overall, or C1 tumors, whether having had a low or high ligation. In hopes of identifying a population that benefited from high ligation, C1 patients were further subgrouped according to tumor location and number of involved lymph nodes. However, in no such subgroup was any significant high ligation advantage seen. In conclusion, high ligation of the inferior mesenteric artery has not been found to improve 5-year survival in patients with cancer of the rectum or rectosigmoid.","citation-key":"pezimSurvivalHighLow1984","container-title":"Annals of Surgery","DOI":"10.1097/00000658-198412000-00010","ISSN":"0003-4932","issue":"6","journalAbbreviation":"Ann Surg","page":"729-733","PMID":"6508403","PMCID":"PMC1250590","source":"PubMed Central","title":"Survival after high or low ligation of the inferior mesenteric artery during curative surgery for rectal cancer.","volume":"200","author":[{"family":"Pezim","given":"M E"},{"family":"Nicholls","given":"R J"}],"issued":{"date-parts":[["1984",12]]}}}],"schema":"https://github.com/citation-style-language/schema/raw/master/csl-citation.json"} </w:instrText>
      </w:r>
      <w:r w:rsidR="00A334DA">
        <w:rPr>
          <w:bCs/>
          <w:iCs/>
        </w:rPr>
        <w:fldChar w:fldCharType="separate"/>
      </w:r>
      <w:r w:rsidR="003A02FA" w:rsidRPr="003A02FA">
        <w:rPr>
          <w:vertAlign w:val="superscript"/>
          <w:lang w:val="en-GB"/>
        </w:rPr>
        <w:t>28</w:t>
      </w:r>
      <w:r w:rsidR="00A334DA">
        <w:rPr>
          <w:bCs/>
          <w:iCs/>
        </w:rPr>
        <w:fldChar w:fldCharType="end"/>
      </w:r>
      <w:r w:rsidRPr="0046311D">
        <w:rPr>
          <w:bCs/>
          <w:iCs/>
        </w:rPr>
        <w:t xml:space="preserve">. As expected, </w:t>
      </w:r>
      <w:r w:rsidRPr="0046311D">
        <w:rPr>
          <w:bCs/>
          <w:iCs/>
        </w:rPr>
        <w:lastRenderedPageBreak/>
        <w:t>anastomosis was performed exclusively in the OPA group, most commonly as a latero-</w:t>
      </w:r>
      <w:r w:rsidR="0057525A">
        <w:rPr>
          <w:bCs/>
          <w:iCs/>
        </w:rPr>
        <w:t>terminal</w:t>
      </w:r>
      <w:r w:rsidRPr="0046311D">
        <w:rPr>
          <w:bCs/>
          <w:iCs/>
        </w:rPr>
        <w:t xml:space="preserve"> configuration (59%)</w:t>
      </w:r>
      <w:r w:rsidR="0057525A">
        <w:rPr>
          <w:bCs/>
          <w:iCs/>
        </w:rPr>
        <w:t xml:space="preserve">. </w:t>
      </w:r>
      <w:r w:rsidRPr="0046311D">
        <w:rPr>
          <w:bCs/>
          <w:iCs/>
        </w:rPr>
        <w:t>Intraoperative transfusion rates were low and comparable between groups (3.3% vs 4.3%, p &gt; 0.9).</w:t>
      </w:r>
      <w:r w:rsidR="00297ED9">
        <w:rPr>
          <w:bCs/>
          <w:iCs/>
        </w:rPr>
        <w:t xml:space="preserve"> </w:t>
      </w:r>
    </w:p>
    <w:p w14:paraId="4698AF43" w14:textId="03A89F4B" w:rsidR="00A334DA" w:rsidRPr="00A334DA" w:rsidRDefault="004D0EF1" w:rsidP="00A334DA">
      <w:pPr>
        <w:spacing w:line="480" w:lineRule="auto"/>
        <w:ind w:right="419"/>
        <w:rPr>
          <w:b/>
          <w:i/>
        </w:rPr>
      </w:pPr>
      <w:r w:rsidRPr="006F1D1D">
        <w:rPr>
          <w:b/>
          <w:i/>
        </w:rPr>
        <w:t>Postoperative outcomes</w:t>
      </w:r>
    </w:p>
    <w:p w14:paraId="1333B026" w14:textId="44E20661" w:rsidR="00A334DA" w:rsidRPr="00A334DA" w:rsidRDefault="00A334DA" w:rsidP="00A334DA">
      <w:pPr>
        <w:spacing w:line="480" w:lineRule="auto"/>
        <w:ind w:right="419"/>
        <w:rPr>
          <w:bCs/>
          <w:iCs/>
        </w:rPr>
      </w:pPr>
      <w:r w:rsidRPr="00A334DA">
        <w:rPr>
          <w:bCs/>
          <w:iCs/>
        </w:rPr>
        <w:t xml:space="preserve">Postoperative outcomes are detailed in Table 3. </w:t>
      </w:r>
      <w:proofErr w:type="gramStart"/>
      <w:r w:rsidRPr="00A334DA">
        <w:rPr>
          <w:bCs/>
          <w:iCs/>
        </w:rPr>
        <w:t>Overall</w:t>
      </w:r>
      <w:proofErr w:type="gramEnd"/>
      <w:r w:rsidRPr="00A334DA">
        <w:rPr>
          <w:bCs/>
          <w:iCs/>
        </w:rPr>
        <w:t xml:space="preserve"> 90-day morbidity was high but comparable between groups (53% in the LHP group vs 50% in the OPA group, p = 0.6). Ninety-day mortality did not differ (5.0% vs 3.0%, p = 0.5), nor did the rate of intensive care unit admission (16% vs 11%, p = 0.3).</w:t>
      </w:r>
    </w:p>
    <w:p w14:paraId="13253D8D" w14:textId="23E1FC28" w:rsidR="00A334DA" w:rsidRPr="00A334DA" w:rsidRDefault="00A334DA" w:rsidP="009A5D64">
      <w:pPr>
        <w:spacing w:line="480" w:lineRule="auto"/>
        <w:ind w:right="419"/>
        <w:rPr>
          <w:bCs/>
          <w:iCs/>
        </w:rPr>
      </w:pPr>
      <w:r w:rsidRPr="00A334DA">
        <w:rPr>
          <w:bCs/>
          <w:iCs/>
        </w:rPr>
        <w:t xml:space="preserve">The severity of postoperative complications was similar between groups, with no difference in the distribution of </w:t>
      </w:r>
      <w:proofErr w:type="spellStart"/>
      <w:r w:rsidRPr="00A334DA">
        <w:rPr>
          <w:bCs/>
          <w:iCs/>
        </w:rPr>
        <w:t>Clavien</w:t>
      </w:r>
      <w:proofErr w:type="spellEnd"/>
      <w:r w:rsidRPr="00A334DA">
        <w:rPr>
          <w:bCs/>
          <w:iCs/>
        </w:rPr>
        <w:t>–Dindo grades (p = 0.</w:t>
      </w:r>
      <w:r>
        <w:rPr>
          <w:bCs/>
          <w:iCs/>
        </w:rPr>
        <w:t>5</w:t>
      </w:r>
      <w:r w:rsidRPr="00A334DA">
        <w:rPr>
          <w:bCs/>
          <w:iCs/>
        </w:rPr>
        <w:t xml:space="preserve">). </w:t>
      </w:r>
      <w:r>
        <w:rPr>
          <w:bCs/>
          <w:iCs/>
        </w:rPr>
        <w:t>Severe</w:t>
      </w:r>
      <w:r w:rsidRPr="00A334DA">
        <w:rPr>
          <w:bCs/>
          <w:iCs/>
        </w:rPr>
        <w:t xml:space="preserve"> complications (</w:t>
      </w:r>
      <w:proofErr w:type="spellStart"/>
      <w:r w:rsidRPr="00A334DA">
        <w:rPr>
          <w:bCs/>
          <w:iCs/>
        </w:rPr>
        <w:t>Clavien</w:t>
      </w:r>
      <w:proofErr w:type="spellEnd"/>
      <w:r w:rsidRPr="00A334DA">
        <w:rPr>
          <w:bCs/>
          <w:iCs/>
        </w:rPr>
        <w:t>–Dindo &gt;2) occurred</w:t>
      </w:r>
      <w:r w:rsidR="009A5D64">
        <w:rPr>
          <w:bCs/>
          <w:iCs/>
        </w:rPr>
        <w:t xml:space="preserve"> </w:t>
      </w:r>
      <w:r w:rsidRPr="00A334DA">
        <w:rPr>
          <w:bCs/>
          <w:iCs/>
        </w:rPr>
        <w:t xml:space="preserve">in 27% of patients in the LHP group and 26% in the OPA group (p &gt; 0.9). Rates of intraperitoneal abscess were comparable (7.1% vs 9.0%, p = 0.6). Anastomotic leakage was observed </w:t>
      </w:r>
      <w:r w:rsidR="001D2F64">
        <w:rPr>
          <w:bCs/>
          <w:iCs/>
        </w:rPr>
        <w:t xml:space="preserve">in 8 patients (8%) </w:t>
      </w:r>
      <w:r w:rsidRPr="00A334DA">
        <w:rPr>
          <w:bCs/>
          <w:iCs/>
        </w:rPr>
        <w:t>in the OPA group</w:t>
      </w:r>
      <w:r w:rsidR="009A5D64">
        <w:rPr>
          <w:bCs/>
          <w:iCs/>
        </w:rPr>
        <w:t xml:space="preserve">/ Reintervention rates, median length of stay and thirty-day readmission rates were comparable. </w:t>
      </w:r>
      <w:commentRangeStart w:id="5"/>
      <w:commentRangeEnd w:id="5"/>
      <w:r w:rsidR="00DA3CA4">
        <w:rPr>
          <w:rStyle w:val="CommentReference"/>
        </w:rPr>
        <w:commentReference w:id="5"/>
      </w:r>
    </w:p>
    <w:p w14:paraId="16771ADC" w14:textId="4BDF8D74" w:rsidR="00B97965" w:rsidRDefault="00A334DA" w:rsidP="00145006">
      <w:pPr>
        <w:spacing w:line="480" w:lineRule="auto"/>
        <w:ind w:right="419"/>
        <w:rPr>
          <w:bCs/>
          <w:iCs/>
        </w:rPr>
      </w:pPr>
      <w:r w:rsidRPr="00A334DA">
        <w:rPr>
          <w:bCs/>
          <w:iCs/>
        </w:rPr>
        <w:t xml:space="preserve">Longer-term postoperative events, including incisional hernia (21% vs 23%), anastomotic stenosis, and recurrence of diverticulitis, </w:t>
      </w:r>
      <w:r w:rsidR="00DA3CA4">
        <w:rPr>
          <w:bCs/>
          <w:iCs/>
        </w:rPr>
        <w:t>were not significantly different between groups</w:t>
      </w:r>
      <w:r w:rsidR="00B97965">
        <w:rPr>
          <w:bCs/>
          <w:iCs/>
        </w:rPr>
        <w:t>.</w:t>
      </w:r>
    </w:p>
    <w:p w14:paraId="0C6893C8" w14:textId="750BBBFF" w:rsidR="00451979" w:rsidRPr="00B97965" w:rsidRDefault="008B07D8" w:rsidP="00145006">
      <w:pPr>
        <w:spacing w:line="480" w:lineRule="auto"/>
        <w:ind w:right="419"/>
        <w:rPr>
          <w:bCs/>
          <w:iCs/>
        </w:rPr>
      </w:pPr>
      <w:r w:rsidRPr="006F1D1D">
        <w:rPr>
          <w:b/>
          <w:i/>
          <w:iCs/>
        </w:rPr>
        <w:t>Stoma</w:t>
      </w:r>
      <w:r w:rsidR="00BB1940">
        <w:rPr>
          <w:b/>
          <w:i/>
          <w:iCs/>
        </w:rPr>
        <w:t>-</w:t>
      </w:r>
      <w:r w:rsidRPr="006F1D1D">
        <w:rPr>
          <w:b/>
          <w:i/>
          <w:iCs/>
        </w:rPr>
        <w:t>Free Survival</w:t>
      </w:r>
    </w:p>
    <w:p w14:paraId="73517A4A" w14:textId="6563A2AD" w:rsidR="00290B1D" w:rsidRDefault="00290B1D" w:rsidP="00145006">
      <w:pPr>
        <w:spacing w:line="480" w:lineRule="auto"/>
        <w:ind w:right="419"/>
        <w:rPr>
          <w:bCs/>
        </w:rPr>
      </w:pPr>
      <w:r w:rsidRPr="00290B1D">
        <w:rPr>
          <w:bCs/>
        </w:rPr>
        <w:t>At 24 months, the probability of being stoma-free was higher in the OPA group than in the LHP group (88% vs 70%, respectively; stratified log-rank p &lt; 0.0001)</w:t>
      </w:r>
      <w:r w:rsidR="009A5D64">
        <w:rPr>
          <w:bCs/>
        </w:rPr>
        <w:t xml:space="preserve"> </w:t>
      </w:r>
      <w:r w:rsidR="009A5D64" w:rsidRPr="00290B1D">
        <w:rPr>
          <w:bCs/>
        </w:rPr>
        <w:t xml:space="preserve">(Figure </w:t>
      </w:r>
      <w:r w:rsidR="0057525A">
        <w:rPr>
          <w:bCs/>
        </w:rPr>
        <w:t>2)</w:t>
      </w:r>
      <w:r w:rsidRPr="00290B1D">
        <w:rPr>
          <w:bCs/>
        </w:rPr>
        <w:t xml:space="preserve">. The median follow-up duration, estimated using the reverse Kaplan–Meier method, was 671 days in the LHP group and 390 days in the OPA group. In the Cox proportional hazards model accounting for the matched design with robust standard errors, OPA was associated with a significantly higher rate of stoma closure compared with LHP (HR = </w:t>
      </w:r>
      <w:r w:rsidRPr="00290B1D">
        <w:rPr>
          <w:bCs/>
        </w:rPr>
        <w:lastRenderedPageBreak/>
        <w:t>1.84, 95% CI 1.39–2.44; p &lt; 0.001), corresponding to a shorter time to stoma-free status (Table 4).</w:t>
      </w:r>
    </w:p>
    <w:p w14:paraId="0CCB9EBA" w14:textId="299FCF06" w:rsidR="00EC0730" w:rsidRPr="006F1D1D" w:rsidRDefault="00F10064" w:rsidP="00145006">
      <w:pPr>
        <w:spacing w:line="480" w:lineRule="auto"/>
        <w:ind w:right="419"/>
        <w:rPr>
          <w:b/>
          <w:i/>
          <w:iCs/>
        </w:rPr>
      </w:pPr>
      <w:r w:rsidRPr="00F10064">
        <w:rPr>
          <w:bCs/>
        </w:rPr>
        <w:t xml:space="preserve">Additionally, a supplementary analysis according to conversion status within the </w:t>
      </w:r>
      <w:r>
        <w:rPr>
          <w:bCs/>
        </w:rPr>
        <w:t>LHP</w:t>
      </w:r>
      <w:r w:rsidRPr="00F10064">
        <w:rPr>
          <w:bCs/>
        </w:rPr>
        <w:t xml:space="preserve"> group was performed (Supplementary Fig. S2). </w:t>
      </w:r>
      <w:r>
        <w:rPr>
          <w:bCs/>
        </w:rPr>
        <w:t>OPA</w:t>
      </w:r>
      <w:r w:rsidRPr="00F10064">
        <w:rPr>
          <w:bCs/>
        </w:rPr>
        <w:t xml:space="preserve"> was associated with a higher rate of stoma closure compared with both converted (HR = 1.59, 95% CI 1.12–2.27; p = 0.01) and non-converted </w:t>
      </w:r>
      <w:r>
        <w:rPr>
          <w:bCs/>
        </w:rPr>
        <w:t>LHP</w:t>
      </w:r>
      <w:r w:rsidRPr="00F10064">
        <w:rPr>
          <w:bCs/>
        </w:rPr>
        <w:t xml:space="preserve"> (HR = 2.09, 95% CI 1.44–3.01; p &lt; 0.001). No significant difference in stoma-free survival was observed between converted and non-converted </w:t>
      </w:r>
      <w:r>
        <w:rPr>
          <w:bCs/>
        </w:rPr>
        <w:t>LHP</w:t>
      </w:r>
      <w:r w:rsidRPr="00F10064">
        <w:rPr>
          <w:bCs/>
        </w:rPr>
        <w:t xml:space="preserve"> (HR = 1.34, 95% CI 0.85–2.13; p = 0.21)</w:t>
      </w:r>
    </w:p>
    <w:p w14:paraId="53CC90FD" w14:textId="77777777" w:rsidR="00636B3C" w:rsidRPr="006F1D1D" w:rsidRDefault="00636B3C">
      <w:pPr>
        <w:rPr>
          <w:b/>
        </w:rPr>
      </w:pPr>
      <w:r w:rsidRPr="006F1D1D">
        <w:rPr>
          <w:b/>
        </w:rPr>
        <w:br w:type="page"/>
      </w:r>
    </w:p>
    <w:p w14:paraId="6B61FC1D" w14:textId="14E1D94E" w:rsidR="009A5D64" w:rsidRPr="00B97965" w:rsidRDefault="004D0EF1" w:rsidP="009A5D64">
      <w:pPr>
        <w:spacing w:line="480" w:lineRule="auto"/>
        <w:ind w:right="419"/>
        <w:rPr>
          <w:b/>
          <w:lang w:val="en-GB"/>
        </w:rPr>
      </w:pPr>
      <w:r w:rsidRPr="00B97965">
        <w:rPr>
          <w:b/>
          <w:lang w:val="en-GB"/>
        </w:rPr>
        <w:lastRenderedPageBreak/>
        <w:t>Discussion</w:t>
      </w:r>
    </w:p>
    <w:p w14:paraId="6C3AF8E7" w14:textId="2FAEBC81" w:rsidR="00CC07E9" w:rsidRPr="00B97965" w:rsidRDefault="00CC07E9" w:rsidP="00B97965">
      <w:pPr>
        <w:spacing w:line="480" w:lineRule="auto"/>
        <w:ind w:right="419" w:firstLine="720"/>
        <w:rPr>
          <w:bCs/>
          <w:lang w:val="en-FR"/>
        </w:rPr>
      </w:pPr>
      <w:r w:rsidRPr="00B97965">
        <w:rPr>
          <w:bCs/>
          <w:lang w:val="en-FR"/>
        </w:rPr>
        <w:t xml:space="preserve">The present study assessed the role of laparoscopic Hartmann’s procedure (LHP) for acute perforated sigmoid diverticulitis with generalized peritonitis (Hinchey III–IV), using open sigmoid resection with primary anastomosis and diverting ileostomy (OPA) as the reference strategy. </w:t>
      </w:r>
    </w:p>
    <w:p w14:paraId="2D6BA843" w14:textId="3B728F70" w:rsidR="00CC07E9" w:rsidRDefault="00CC07E9" w:rsidP="00CC07E9">
      <w:pPr>
        <w:spacing w:line="480" w:lineRule="auto"/>
        <w:ind w:right="419" w:firstLine="720"/>
        <w:rPr>
          <w:bCs/>
          <w:lang w:val="en-FR"/>
        </w:rPr>
      </w:pPr>
      <w:r w:rsidRPr="00B97965">
        <w:rPr>
          <w:bCs/>
          <w:lang w:val="en-FR"/>
        </w:rPr>
        <w:t xml:space="preserve">The main finding of this propensity score–matched comparison is that long-term stoma-free survival was lower after LHP than after OPA, despite similar short-term outcomes. At 24 months, the probability of being stoma-free was 88% in the OPA group versus 70% in the LHP group (log-rank p &lt; 0.0001). In time-to-event analysis, </w:t>
      </w:r>
      <w:r w:rsidR="00BE5412">
        <w:rPr>
          <w:bCs/>
          <w:lang w:val="en-FR"/>
        </w:rPr>
        <w:t>OPA</w:t>
      </w:r>
      <w:r w:rsidRPr="00CC07E9">
        <w:rPr>
          <w:bCs/>
          <w:lang w:val="en-FR"/>
          <w:rPrChange w:id="6" w:author="Thomas Husson" w:date="2026-01-13T09:09:00Z" w16du:dateUtc="2026-01-13T08:09:00Z">
            <w:rPr>
              <w:b/>
              <w:lang w:val="en-FR"/>
            </w:rPr>
          </w:rPrChange>
        </w:rPr>
        <w:t xml:space="preserve"> was associated with a </w:t>
      </w:r>
      <w:r w:rsidR="00BE5412">
        <w:rPr>
          <w:bCs/>
          <w:lang w:val="en-FR"/>
        </w:rPr>
        <w:t>higher</w:t>
      </w:r>
      <w:r w:rsidRPr="00CC07E9">
        <w:rPr>
          <w:bCs/>
          <w:lang w:val="en-FR"/>
          <w:rPrChange w:id="7" w:author="Thomas Husson" w:date="2026-01-13T09:09:00Z" w16du:dateUtc="2026-01-13T08:09:00Z">
            <w:rPr>
              <w:b/>
              <w:lang w:val="en-FR"/>
            </w:rPr>
          </w:rPrChange>
        </w:rPr>
        <w:t xml:space="preserve"> rate of stoma closure compared with </w:t>
      </w:r>
      <w:r w:rsidR="00BE5412">
        <w:rPr>
          <w:bCs/>
          <w:lang w:val="en-FR"/>
        </w:rPr>
        <w:t>LHP</w:t>
      </w:r>
      <w:r w:rsidRPr="00CC07E9">
        <w:rPr>
          <w:bCs/>
          <w:lang w:val="en-FR"/>
          <w:rPrChange w:id="8" w:author="Thomas Husson" w:date="2026-01-13T09:09:00Z" w16du:dateUtc="2026-01-13T08:09:00Z">
            <w:rPr>
              <w:b/>
              <w:lang w:val="en-FR"/>
            </w:rPr>
          </w:rPrChange>
        </w:rPr>
        <w:t xml:space="preserve"> (HR 1.84, 95% CI 1.39–2.44; p &lt; 0.001), corresponding to a </w:t>
      </w:r>
      <w:r w:rsidR="00BE5412">
        <w:rPr>
          <w:bCs/>
          <w:lang w:val="en-FR"/>
        </w:rPr>
        <w:t>shorter</w:t>
      </w:r>
      <w:r w:rsidRPr="00B97965">
        <w:rPr>
          <w:bCs/>
          <w:lang w:val="en-FR"/>
        </w:rPr>
        <w:t xml:space="preserve"> time to stoma-free status.</w:t>
      </w:r>
      <w:r w:rsidRPr="00CC07E9">
        <w:rPr>
          <w:b/>
          <w:lang w:val="en-FR"/>
        </w:rPr>
        <w:t xml:space="preserve"> </w:t>
      </w:r>
      <w:r w:rsidR="00164743" w:rsidRPr="00B97965">
        <w:rPr>
          <w:bCs/>
          <w:lang w:val="en-FR"/>
        </w:rPr>
        <w:t>These findings indicate that a minimally invasive approach does not overcome the intrinsic limitations of a non-restorative strategy.</w:t>
      </w:r>
    </w:p>
    <w:p w14:paraId="319E21E9" w14:textId="50643B87" w:rsidR="00BE5412" w:rsidRDefault="00BE5412" w:rsidP="00164743">
      <w:pPr>
        <w:spacing w:line="480" w:lineRule="auto"/>
        <w:ind w:right="419" w:firstLine="720"/>
        <w:rPr>
          <w:bCs/>
          <w:lang w:val="en-FR"/>
        </w:rPr>
      </w:pPr>
      <w:r w:rsidRPr="00BE5412">
        <w:rPr>
          <w:bCs/>
          <w:lang w:val="en-FR"/>
        </w:rPr>
        <w:t xml:space="preserve">Randomized trials have established primary anastomosis as the preferred reconstructive strategy over Hartmann’s procedure for perforated diverticulitis with generalized peritonitis. In both the LADIES (DIVA arm) and DIVERTI trials, short-term outcomes were broadly comparable between strategies, whereas long-term stoma outcomes favored primary anastomosis </w:t>
      </w:r>
      <w:r>
        <w:rPr>
          <w:bCs/>
          <w:lang w:val="en-FR"/>
        </w:rPr>
        <w:fldChar w:fldCharType="begin"/>
      </w:r>
      <w:r>
        <w:rPr>
          <w:bCs/>
          <w:lang w:val="en-FR"/>
        </w:rPr>
        <w:instrText xml:space="preserve"> ADDIN ZOTERO_ITEM CSL_CITATION {"citationID":"Y4N7nYUd","properties":{"formattedCitation":"\\super 8,10\\nosupersub{}","plainCitation":"8,10","noteIndex":0},"citationItems":[{"id":764,"uris":["http://zotero.org/users/6327427/items/TZCS2ANU"],"itemData":{"id":764,"type":"article-journal","abstract":"BACKGROUND: About 25% of patients with acute diverticulitis require emergency intervention. Currently, most patients with diverticular peritonitis undergo a Hartmann's procedure. Our objective was to assess whether primary anastomosis (PA) with a diverting stoma results in lower mortality rates than Hartmann's procedure (HP) in patients with diverticular peritonitis.\nSTUDY DESIGN: We conducted a multicenter randomized controlled trial conducted between June 2008 and May 2012: the DIVERTI (Primary vs Secondary Anastomosis for Hinchey Stage III-IV Diverticulitis) trial. Follow-up duration was up to 18 months. A random sample of 102 eligible participants with purulent or fecal diverticular peritonitis from tertiary care referral centers and associated centers in France were equally randomized to either a PA arm or to an HP arm. Data were analyzed on an intention-to-treat basis. The primary end point was mortality rate at 18 months. Secondary outcomes were postoperative complications, operative time, length of hospital stay, rate of definitive stoma, and morbidity.\nRESULTS: All 102 patients enrolled were comparable for age (p = 0.4453), sex (p = 0.2347), Hinchey stage III vs IV (p = 0.2347), and Mannheim Peritonitis Index (p = 0.0606). Overall mortality did not differ significantly between HP (7.7%) and PA (4%) (p = 0.4233). Morbidity for both resection and stoma reversal operations were comparable (39% in the HP arm vs 44% in the PA arm; p = 0.4233). At 18 months, 96% of PA patients and 65% of HP patients had a stoma reversal (p = 0.0001).\nCONCLUSIONS: Although mortality was similar in both arms, the rate of stoma reversal was significantly higher in the PA arm. This trial provides additional evidence in favor of PA with diverting ileostomy over HP in patients with diverticular peritonitis. ClinicalTrials.gov Identifier: NCT 00692393.","citation-key":"bridouxHartmannsProcedurePrimary2017","container-title":"Journal of the American College of Surgeons","DOI":"10.1016/j.jamcollsurg.2017.09.004","ISSN":"1879-1190","issue":"6","journalAbbreviation":"J Am Coll Surg","language":"eng","page":"798-805","PMID":"28943323","source":"PubMed","title":"Hartmann's Procedure or Primary Anastomosis for Generalized Peritonitis due to Perforated Diverticulitis: A Prospective Multicenter Randomized Trial (DIVERTI)","title-short":"Hartmann's Procedure or Primary Anastomosis for Generalized Peritonitis due to Perforated Diverticulitis","volume":"225","author":[{"family":"Bridoux","given":"Valerie"},{"family":"Regimbeau","given":"Jean Marc"},{"family":"Ouaissi","given":"Mehdi"},{"family":"Mathonnet","given":"Muriel"},{"family":"Mauvais","given":"Francois"},{"family":"Houivet","given":"Estelle"},{"family":"Schwarz","given":"Lilian"},{"family":"Mege","given":"Diane"},{"family":"Sielezneff","given":"Igor"},{"family":"Sabbagh","given":"Charles"},{"family":"Tuech","given":"Jean-Jacques"}],"issued":{"date-parts":[["2017",12]]}}},{"id":775,"uris":["http://zotero.org/users/6327427/items/SVSQYPPN"],"itemData":{"id":775,"type":"article-journal","citation-key":"lambrichtsHartmannsProcedureSigmoidectomy2019","container-title":"The Lancet Gastroenterology &amp; Hepatology","DOI":"10.1016/S2468-1253(19)30174-8","ISSN":"2468-1253, 2468-1156","issue":"8","journalAbbreviation":"The Lancet Gastroenterology &amp; Hepatology","language":"English","page":"599-610","PMID":"31178342","publisher":"Elsevier","source":"www.thelancet.com","title":"Hartmann's procedure versus sigmoidectomy with primary anastomosis for perforated diverticulitis with purulent or faecal peritonitis (LADIES): a multicentre, parallel-group, randomised, open-label, superiority trial","title-short":"Hartmann's procedure versus sigmoidectomy with primary anastomosis for perforated diverticulitis with purulent or faecal peritonitis (LADIES)","volume":"4","author":[{"family":"Lambrichts","given":"Daniël P. V."},{"family":"Vennix","given":"Sandra"},{"family":"Musters","given":"Gijsbert D."},{"family":"Mulder","given":"Irene M."},{"family":"Swank","given":"Hilko A."},{"family":"Hoofwijk","given":"Anton G. M."},{"family":"Belgers","given":"Eric H. J."},{"family":"Stockmann","given":"Hein B. A. C."},{"family":"Eijsbouts","given":"Quirijn A. J."},{"family":"Gerhards","given":"Michael F."},{"family":"Wagensveld","given":"Bart A.","dropping-particle":"van"},{"family":"Geloven","given":"Anna A. W.","dropping-particle":"van"},{"family":"Crolla","given":"Rogier M. P. H."},{"family":"Nienhuijs","given":"Simon W."},{"family":"Govaert","given":"Marc J. P. M."},{"family":"Saverio","given":"Salomone","dropping-particle":"di"},{"family":"D'Hoore","given":"André J. L."},{"family":"Consten","given":"Esther C. J."},{"family":"Grevenstein","given":"Wilhelmina M. U.","dropping-particle":"van"},{"family":"Pierik","given":"Robert E. G. J. M."},{"family":"Kruyt","given":"Philip M."},{"family":"Hoeven","given":"Joost A. B.","dropping-particle":"van der"},{"family":"Steup","given":"Willem H."},{"family":"Catena","given":"Fausto"},{"family":"Konsten","given":"Joop L. M."},{"family":"Vermeulen","given":"Jefrey"},{"family":"Dieren","given":"Susan","dropping-particle":"van"},{"family":"Bemelman","given":"Willem A."},{"family":"Lange","given":"Johan F."},{"family":"Hop","given":"W. C."},{"family":"Opmeer","given":"B. C."},{"family":"Reitsma","given":"J. B."},{"family":"Scholte","given":"R. A."},{"family":"Waltmann","given":"E. W. H."},{"family":"Legemate","given":"D. A."},{"family":"Bartelsman","given":"J. F."},{"family":"Meijer","given":"D. W."},{"family":"Ünlü","given":"Ç"},{"family":"Kluit","given":"A. B."},{"family":"El-Massoudi","given":"Y."},{"family":"Vuylsteke","given":"Rjclm"},{"family":"Tanis","given":"P. J."},{"family":"Matthijsen","given":"R."},{"family":"Polle","given":"S. W."},{"family":"Lagarde","given":"S. M."},{"family":"Gisbertz","given":"S. S."},{"family":"Wijers","given":"O."},{"family":"Bilt","given":"JDW","dropping-particle":"van der"},{"family":"Boermeester","given":"M. A."},{"family":"Blom","given":"R."},{"family":"Gooszen","given":"J. a. H."},{"family":"Schreinemacher","given":"M. H. F."},{"family":"Zande","given":"T.","dropping-particle":"van der"},{"family":"Leeuwenburgh","given":"M. M. N."},{"family":"Bartels","given":"S. a. L."},{"family":"Hesp","given":"Wlem"},{"family":"Koet","given":"L."},{"family":"Schelling","given":"GP","dropping-particle":"van der"},{"family":"Dessel","given":"E.","dropping-particle":"van"},{"family":"Zeeland","given":"MLP","dropping-particle":"van"},{"family":"Lensvelt","given":"M. M. A."},{"family":"Nijhof","given":"H."},{"family":"Verest","given":"S."},{"family":"Buijs","given":"M."},{"family":"Wijsman","given":"J. H."},{"family":"Stassen","given":"L. P. S."},{"family":"Klinkert","given":"M."},{"family":"Maat","given":"MFG","dropping-particle":"de"},{"family":"Sellenraad","given":"G."},{"family":"Jeekel","given":"J."},{"family":"Kleinrensink","given":"G. J."},{"family":"Tha-In","given":"T."},{"family":"Nijboer","given":"W. N."},{"family":"Boom","given":"M. J."},{"family":"Verbeek","given":"P. C. M."},{"family":"Sietses","given":"C."},{"family":"Stommel","given":"M. W. J."},{"family":"Huijstee","given":"PJ","dropping-particle":"van"},{"family":"Merkus","given":"J. W. S."},{"family":"Eefting","given":"D."},{"family":"Mieog","given":"J. S. D."},{"family":"Geldere","given":"D.","dropping-particle":"van"},{"family":"Patijn","given":"G. A."},{"family":"Vries","given":"M.","dropping-particle":"de"},{"family":"Boskamp","given":"M."},{"family":"Bentohami","given":"A."},{"family":"Bijlsma","given":"T. S."},{"family":"Korte","given":"N.","dropping-particle":"de"},{"family":"Nio","given":"D."},{"family":"Rijna","given":"H."},{"family":"Luttikhold","given":"J."},{"family":"Gool","given":"MH","dropping-particle":"van"},{"family":"Fekkes","given":"J. F."},{"family":"Akkersdijk","given":"G. J. M."},{"family":"Heuff","given":"G."},{"family":"Jutte","given":"E. H."},{"family":"Kortmann","given":"B. A."},{"family":"Werkman","given":"J. M."},{"family":"Laméris","given":"W."},{"family":"Rietbergen","given":"L."},{"family":"Frankenmolen","given":"P."},{"family":"Draaisma","given":"W. A."},{"family":"Stam","given":"M. a. W."},{"family":"Verweij","given":"M. S."},{"family":"Karsten","given":"T. M."},{"family":"Rijna","given":"H."},{"family":"Nes","given":"LC","dropping-particle":"de"},{"family":"Fortuin","given":"S."},{"family":"Castro","given":"SM","dropping-particle":"de"},{"family":"Doeksen","given":"A."},{"family":"Simons","given":"M. P."},{"family":"Koffeman","given":"G. I."},{"family":"Steller","given":"E. P."},{"family":"Tuynman","given":"J. B."},{"family":"Hensbroek","given":"P. Boele","dropping-particle":"van"},{"family":"Mok","given":"M."},{"family":"Diepen","given":"SR","dropping-particle":"van"},{"family":"Hulsewé","given":"K. W. E."},{"family":"Melenhorst","given":"J."},{"family":"Stoot","given":"Jhmb"},{"family":"Fransen","given":"S."},{"family":"Sosef","given":"M. N."},{"family":"Bastelaar","given":"J.","dropping-particle":"van"},{"family":"Vissers","given":"Y. L. J."},{"family":"Douchy","given":"T. P. D."},{"family":"Christiaansen","given":"C. E."},{"family":"Smeenk","given":"R."},{"family":"Pijnenburg","given":"A. M."},{"family":"Tanaydin","given":"V."},{"family":"Veger","given":"H. T. C."},{"family":"Clermonts","given":"Shem"},{"family":"Al-Taher","given":"M."},{"family":"Graaf","given":"EJR","dropping-particle":"de"},{"family":"Menon","given":"A. G."},{"family":"Vermaas","given":"M."},{"family":"Cense","given":"H. A."},{"family":"Jutte","given":"E."},{"family":"Karsten","given":"T. M."},{"family":"Wiezer","given":"M. J."},{"family":"Smits","given":"A. B."},{"family":"Westerterp","given":"M."},{"family":"Marsman","given":"H. A."},{"family":"Hendriks","given":"E. R."},{"family":"Ruler","given":"O.","dropping-particle":"van"},{"family":"Vriens","given":"E. J. C."},{"family":"Vogten","given":"J. M."},{"family":"Rossem","given":"CC","dropping-particle":"van"},{"family":"Ohanis","given":"D."},{"family":"Tanis","given":"E."},{"family":"Grinsven","given":"J.","dropping-particle":"van"},{"family":"Maring","given":"J. K."},{"family":"Heisterkamp","given":"J."},{"family":"Besselink","given":"M. G. H."},{"family":"Rinkes","given":"IHM Borel"},{"family":"Molenaar","given":"I. Q."},{"family":"Joosten","given":"J. J. A."},{"family":"Jongkind","given":"V."},{"family":"Diepenhorst","given":"G. M. P."},{"family":"Boute","given":"M. C."},{"family":"Smeenge","given":"M."},{"family":"Nielsen","given":"K."},{"family":"Harlaar","given":"J. J."},{"family":"Luyer","given":"M. D. P."},{"family":"Montfort","given":"G.","dropping-particle":"van"},{"family":"Smulders","given":"J. F."},{"family":"Daams","given":"F."},{"family":"Haren","given":"E.","dropping-particle":"van"},{"family":"Nieuwenhuijzen","given":"G. a. P."},{"family":"Lauret","given":"G. J."},{"family":"Pereboom","given":"I. T. A."},{"family":"Stokmans","given":"R. A."},{"family":"Birindelli","given":"A."},{"family":"Bianchi","given":"E."},{"family":"Pellegrini","given":"S."},{"family":"Terrasson","given":"I."},{"family":"Wolthuis","given":"A."},{"family":"Overstraeten","given":"A. de Buck","dropping-particle":"van"},{"family":"Nijs","given":"S."}],"issued":{"date-parts":[["2019",8,1]]}}}],"schema":"https://github.com/citation-style-language/schema/raw/master/csl-citation.json"} </w:instrText>
      </w:r>
      <w:r>
        <w:rPr>
          <w:bCs/>
          <w:lang w:val="en-FR"/>
        </w:rPr>
        <w:fldChar w:fldCharType="separate"/>
      </w:r>
      <w:r w:rsidRPr="0035560A">
        <w:rPr>
          <w:vertAlign w:val="superscript"/>
          <w:lang w:val="en-GB"/>
        </w:rPr>
        <w:t>8,10</w:t>
      </w:r>
      <w:r>
        <w:rPr>
          <w:bCs/>
          <w:lang w:val="en-FR"/>
        </w:rPr>
        <w:fldChar w:fldCharType="end"/>
      </w:r>
      <w:r w:rsidRPr="0035560A">
        <w:rPr>
          <w:bCs/>
          <w:lang w:val="en-FR"/>
        </w:rPr>
        <w:t>.</w:t>
      </w:r>
      <w:r>
        <w:rPr>
          <w:bCs/>
          <w:lang w:val="en-FR"/>
        </w:rPr>
        <w:t xml:space="preserve"> </w:t>
      </w:r>
      <w:r w:rsidRPr="00BE5412">
        <w:rPr>
          <w:bCs/>
          <w:lang w:val="en-FR"/>
        </w:rPr>
        <w:t>However, these trials were not designed to assess surgical approach and did not report the proportion of laparoscopic Hartmann’s procedures; therefore, they do not address whether laparoscopy can mitigate the long-term limitations of a non-restorative strategy.</w:t>
      </w:r>
    </w:p>
    <w:p w14:paraId="654D2142" w14:textId="7C209CA7" w:rsidR="00BE5412" w:rsidRDefault="00BE5412" w:rsidP="00BE5412">
      <w:pPr>
        <w:spacing w:line="480" w:lineRule="auto"/>
        <w:ind w:right="419" w:firstLine="720"/>
        <w:rPr>
          <w:bCs/>
          <w:lang w:val="en-FR"/>
        </w:rPr>
      </w:pPr>
      <w:r w:rsidRPr="00BE5412">
        <w:rPr>
          <w:bCs/>
          <w:lang w:val="en-FR"/>
        </w:rPr>
        <w:t xml:space="preserve">Accordingly, we selected open primary anastomosis with diverting ileostomy as the reference strategy, as it reflects contemporary practice for stable patients with generalized peritonitis. Although omission of diversion has been proposed in selected cases, guidelines remain cautious and generally restrict unprotected anastomosis to </w:t>
      </w:r>
      <w:r w:rsidRPr="00BE5412">
        <w:rPr>
          <w:bCs/>
          <w:lang w:val="en-FR"/>
        </w:rPr>
        <w:lastRenderedPageBreak/>
        <w:t>highly selected patients</w:t>
      </w:r>
      <w:r>
        <w:rPr>
          <w:bCs/>
          <w:lang w:val="en-FR"/>
        </w:rPr>
        <w:t xml:space="preserve"> </w:t>
      </w:r>
      <w:r>
        <w:rPr>
          <w:bCs/>
          <w:lang w:val="en-FR"/>
        </w:rPr>
        <w:fldChar w:fldCharType="begin"/>
      </w:r>
      <w:r>
        <w:rPr>
          <w:bCs/>
          <w:lang w:val="en-FR"/>
        </w:rPr>
        <w:instrText xml:space="preserve"> ADDIN ZOTERO_ITEM CSL_CITATION {"citationID":"6kM2ZvKN","properties":{"formattedCitation":"\\super 5\\uc0\\u8211{}7\\nosupersub{}","plainCitation":"5–7","noteIndex":0},"citationItems":[{"id":761,"uris":["http://zotero.org/users/6327427/items/4N8RP95L"],"itemData":{"id":761,"type":"article-journal","abstract":"Acute colonic diverticulitis is one of the most common clinical conditions encountered by surgeons in the acute setting. An international multidisciplinary panel of experts from the World Society of Emergency Surgery (WSES) updated its guidelines for management of acute left-sided colonic diverticulitis (ALCD) according to the most recent available literature. The update includes recent changes introduced in the management of ALCD. The new update has been further integrated with advances in acute right-sided colonic diverticulitis (ARCD) that is more common than ALCD in select regions of the world.","citation-key":"sartelli2020UpdateWSES2020","container-title":"World Journal of Emergency Surgery","DOI":"10.1186/s13017-020-00313-4","ISSN":"1749-7922","issue":"1","journalAbbreviation":"World J Emerg Surg","language":"en","page":"32","source":"Springer Link","title":"2020 update of the WSES guidelines for the management of acute colonic diverticulitis in the emergency setting","volume":"15","author":[{"family":"Sartelli","given":"Massimo"},{"family":"Weber","given":"Dieter G."},{"family":"Kluger","given":"Yoram"},{"family":"Ansaloni","given":"Luca"},{"family":"Coccolini","given":"Federico"},{"family":"Abu-Zidan","given":"Fikri"},{"family":"Augustin","given":"Goran"},{"family":"Ben-Ishay","given":"Offir"},{"family":"Biffl","given":"Walter L."},{"family":"Bouliaris","given":"Konstantinos"},{"family":"Catena","given":"Rodolfo"},{"family":"Ceresoli","given":"Marco"},{"family":"Chiara","given":"Osvaldo"},{"family":"Chiarugi","given":"Massimo"},{"family":"Coimbra","given":"Raul"},{"family":"Cortese","given":"Francesco"},{"family":"Cui","given":"Yunfeng"},{"family":"Damaskos","given":"Dimitris"},{"family":"Angelis","given":"Gian Luigi","non-dropping-particle":"de’ "},{"family":"Delibegovic","given":"Samir"},{"family":"Demetrashvili","given":"Zaza"},{"family":"De Simone","given":"Belinda"},{"family":"Di Marzo","given":"Francesco"},{"family":"Di Saverio","given":"Salomone"},{"family":"Duane","given":"Therese M."},{"family":"Faro","given":"Mario Paulo"},{"family":"Fraga","given":"Gustavo P."},{"family":"Gkiokas","given":"George"},{"family":"Gomes","given":"Carlos Augusto"},{"family":"Hardcastle","given":"Timothy C."},{"family":"Hecker","given":"Andreas"},{"family":"Karamarkovic","given":"Aleksandar"},{"family":"Kashuk","given":"Jeffry"},{"family":"Khokha","given":"Vladimir"},{"family":"Kirkpatrick","given":"Andrew W."},{"family":"Kok","given":"Kenneth Y. Y."},{"family":"Inaba","given":"Kenji"},{"family":"Isik","given":"Arda"},{"family":"Labricciosa","given":"Francesco M."},{"family":"Latifi","given":"Rifat"},{"family":"Leppäniemi","given":"Ari"},{"family":"Litvin","given":"Andrey"},{"family":"Mazuski","given":"John E."},{"family":"Maier","given":"Ronald V."},{"family":"Marwah","given":"Sanjay"},{"family":"McFarlane","given":"Michael"},{"family":"Moore","given":"Ernest E."},{"family":"Moore","given":"Frederick A."},{"family":"Negoi","given":"Ionut"},{"family":"Pagani","given":"Leonardo"},{"family":"Rasa","given":"Kemal"},{"family":"Rubio-Perez","given":"Ines"},{"family":"Sakakushev","given":"Boris"},{"family":"Sato","given":"Norio"},{"family":"Sganga","given":"Gabriele"},{"family":"Siquini","given":"Walter"},{"family":"Tarasconi","given":"Antonio"},{"family":"Tolonen","given":"Matti"},{"family":"Ulrych","given":"Jan"},{"family":"Zachariah","given":"Sannop K."},{"family":"Catena","given":"Fausto"}],"issued":{"date-parts":[["2020",5,7]]}}},{"id":782,"uris":["http://zotero.org/users/6327427/items/6NZZK3GU"],"itemData":{"id":782,"type":"article-journal","abstract":"An abstract is unavailable.","citation-key":"hallAmericanSocietyColon2020","container-title":"Diseases of the Colon &amp; Rectum","DOI":"10.1097/DCR.0000000000001679","ISSN":"0012-3706","issue":"6","language":"en-US","page":"728","source":"journals.lww.com","title":"The American Society of Colon and Rectal Surgeons Clinical Practice Guidelines for the Treatment of Left-Sided Colonic Diverticulitis","volume":"63","author":[{"family":"Hall","given":"Jason"},{"family":"Hardiman","given":"Karin"},{"family":"Lee","given":"Sang"},{"family":"Lightner","given":"Amy"},{"family":"Stocchi","given":"Luca"},{"family":"Paquette","given":"Ian M."},{"family":"Steele","given":"Scott R."},{"family":"Feingold","given":"Daniel L."},{"family":"Surgeons","given":"Prepared on behalf of the Clinical Practice Guidelines Committee of the American Society of Colon and Rectal"}],"issued":{"date-parts":[["2020",6]]}}},{"id":233,"uris":["http://zotero.org/users/6327427/items/QSH36B6S"],"itemData":{"id":233,"type":"report","abstract":"La diverticulose du côlon est un état asymptomatique qui correspond à une anomalie anatomique acquise du côlon caractérisée par la présence de diverticules. La maladie diverticulaire correspond à la diverticulite et ses complications et à l’hémorragie d’origine diverticulaire.La diverticulite du côlon correspond à l’inflammation/infection d’origine diverticulaire. Les signes cliniques associés sont : douleurs de la fosse iliaque gauche, troubles du transit et fièvre, avec défense de la fosse iliaque gauche à la palpation.La diverticulite compliquée correspond aux complications locales que sont les abcès, les fistules, les péritonites d’origine diverticulaire et les sténoses. Messages clé - Le scanner abdomino-pelvien est recommandé en première intention pour le diagnostic et la recherche de complications chez un patient suspect de diverticulite aiguë sigmoïdienne. - Le traitement ambulatoire est recommandé en cas de diverticulite aiguë non compliquée, en l’absence de comorbidité significative et/ou de contexte social défavorable. - Le traitement symptomatique sans antibiotique des diverticulites non compliquées confirmées par le scanner est recommandé en l’absence de signes de gravité, d’immunodépression, de score ASA &gt; 3 ou de grossesse. - L’intervention de Hartmann est recommandée quel que soit le stade de Hinchey dans deux situations : patients à haut risque de complications1, instabilité hémodynamique. - Le lavage péritonéal laparoscopique n’est plus recommandé. - La sigmoïdectomie élective systématique après poussée de diverticulite aiguë (chirurgie prophylactique) n'est pas recommandée si le patient est asymptomatique, s'il n'est pas immunodéprimé ou insuffisant rénal chronique et si les poussées n'impactent pas sa qualité de vie. - Chez le patient asymptomatique, l’âge inférieur à 50 ans ne constitue pas une indication de chirurgie prophylactique en soi.   Diagnostic et traitement médical de la diverticulite Modalités diagnostiques de la diverticulite Le diagnostic de diverticulite sigmoïdienne aiguë, y compris chez les patients avec antécédents de diverticulite connus, ne peut pas être affirmé sur les seules données cliniques et biologiques.Il est recommandé de réaliser comme bilan sanguin un hémogramme, un dosage de la CRP et de la créatinine.Un examen d’imagerie est nécessaire à chaque épisode. - Le scanner abdomino-pelvien est recommandé en première intention pour le diagnostic et la recherche de complications chez un patient suspect de diverticulite aiguë sigmoïdienne. Une injection intraveineuse de produit de contraste systématique est recommandée en l’absence de contre-indication. L’opacification digestive basse n’est pas recommandée de façon systématique dans la prise en charge initiale de la diverticulite aiguë. - L’échographie abdominale n’est pas recommandée comme premier examen d’imagerie. Elle sera réalisée si le scanner abdomino-pelvien ne peut pas être obtenu. Les examens paracliniques suivants ne sont pas recommandés chez un patient cliniquement suspect de diverticulite aiguë sigmoïdienne : abdomen sans préparation, lavement opaque, imagerie par résonance magnétique, coloscopie et coloscopie virtuelle.Il est recommandé de ne pas pratiquer de coloscopie précoce, c’est-à-dire pendant la phase aiguë, après le diagnostic d’une diverticulite aiguë sigmoïdienne.La diverticulite non compliquée est définie au scanner par un stade Hinchey Ia. La diverticulite compliquée correspond aux complications locales : abcès péricolique, stades Hinchey II (péritonite localisée : abcès pelvien, abdominal ou rétropéritonéal), Hinchey III (péritonite généralisée purulente) et Hinchey IV (péritonite fécale).   Traitement médical en cas de diverticulite non compliquée Le traitement ambulatoire est recommandé en cas de diverticulite aiguë non compliquée (stade Hinchey Ia), en l’absence de comorbidité significative et/ou de contexte social défavorable.Le traitement symptomatique sans antibiotique des diverticulites non compliquées confirmées par le scanner est recommandé en l’absence : - de signes de gravité notamment pression artérielle systolique ≤ 100 mm Hg, fréquence respiratoire ≥ 22/mn ou confusion ; - d’immunodépression (immunodépression congénitale ou acquise, traitement immunosuppresseur ou immunomodulateur, corticothérapie systémique, cancer évolutif, insuffisance rénale terminale) ; - de score ASA &gt; 32 ; - de grossesse. En l’absence de comorbidité significative et/ou de contexte social défavorable, la réalisation de ce traitement est recommandée en ambulatoire. Dans cette situation, une surveillance clinique est recommandée. En cas de non réponse à ce traitement, une antibiothérapie par voie orale est alors recommandée ne dépassant pas 7 jours, associant amoxicilline et acide clavulanique, ou en cas d'allergie prouvée une fluoroquinolone (lévofloxacine ou ciprofloxacine) associée au métronidazole.En cas de signes de gravité, grossesse, score ASA &gt; 3 ou immunodépression, une antibiothérapie par voie intraveineuse, identique à celle proposée dans la diverticulite compliquée, est recommandée.Une alimentation non restrictive est recommandée au cours du traitement de la diverticulite non perforée si elle est tolérée.2. Classification ASA. 1 : patient normal ; 2 : patient avec anomalie systémique modérée ; 3 : patient avec anomalie systémique sévère ; 4 : patient avec anomalie systémique sévère représentant une menace vitale constante ; 5 : patient moribond dont la survie est improbable sans l'intervention ; 6 : patient déclaré en état de mort cérébrale dont on prélève les organes pour greffe.   Traitement médical en cas de diverticulite compliquée En cas de diverticulite compliquée, une antibiothérapie par voie intraveineuse est recommandée associant amoxicilline-acide clavulanique et gentamicine, ou céfotaxime et métronidazole, ou ceftriaxone et métronidazole. En cas d’allergie prouvée, une association lévofloxacine, gentamicine et métronidazole est recommandée. En l’absence d’argument scientifique, la durée de l’antibiothérapie ne peut pas faire l’objet de recommandations. Il est recommandé de drainer radiologiquement les abcès diverticulaires lorsque cela est techniquement faisable.Une antibiothérapie seule, sans geste chirurgical ou drainage radiologique, est recommandée pour les diverticulites perforées avec présence de bulles de pneumopéritoine péricolique ou à distance et en l’absence de signe clinique de péritonite, sauf si immunosuppression.   Exploration au décours d’une diverticulite traitée Il n’est pas recommandé de pratiquer une surveillance biologique systématique en cas d’évolution clinique favorable d’une diverticulite aiguë.En l’absence de point d’appel, quel que soit le stade initial, la réalisation d’un scanner de contrôle systématique au décours d’une diverticulite sigmoïdienne traitée n’est pas recommandée.Il n’est pas recommandé de réaliser une coloscopie systématique au décours d’une poussée de diverticulite aiguë non compliquée, en dehors des indications de dépistage ou de prévention par coloscopie du cancer colorectal.Il est recommandé de réaliser une coloscopie au décours d’un épisode de diverticulite aiguë compliquée.Ces recommandations restent valides quand une chirurgie prophylactique est indiquée.   Prévention des récidives de diverticulite Aucun régime alimentaire ne peut être recommandé pour la prévention des récidives de diverticulite.Il est recommandé de ne pas contre-indiquer chez les patients porteurs d’une diverticulose la consommation de fruits à coque (noix, noisettes, amandes, pistaches, cacahuètes, etc.), de blé, de maïs ou de popcorn en prévention de la survenue d’une diverticulite.En l’absence d’argument scientifique, il n’est pas recommandé de proposer aux patients après une crise de diverticulite aiguë la prise de probiotique, de rifaximine ou de mésalamine.     Traitement chirurgical, dont prophylactique, de la diverticulite Traitement chirurgical de la diverticulite L’intervention de Hartmann est recommandée, quel que soit le stade de Hinchey, dans deux situations : - patients à haut risque de complications : immunodépression selon les critères suivants : immunodépression congénitale ou acquise, traitement immunosuppresseur ou immunomodulateur, corticothérapie systémique chronique, cancer évolutif non intestinal, insuffisance rénale terminale, ASA &gt; 3 ; - instabilité hémodynamique. Dans les stades Hinchey I et II (en cas d’échec du traitement médical, il est recommandé de réaliser une résection-anastomose plus ou moins protégée.Dans les stades Hinchey III (péritonite généralisée purulente) et IV, il n’est pas recommandé de réaliser une résection-anastomose non protégée. Concernant la voie d’abord : - dans les stades Hinchey I et II, en cas d’échec du traitement médical, la laparoscopie est une alternative à la laparotomie ; - dans les péritonites Hinchey III et IV, en l’absence de données probantes, aucune recommandation ne peut être établie quant à la voie d’abord. La laparotomie reste la voie d’abord de référence dans cette situation. Le lavage péritonéal laparoscopique n’est pas recommandé. Les indications de résection chirurgicale en urgence dans la diverticulite aiguë droite sont superposables à celles de la diverticulite sigmoïdienne. La résection-anastomose en un temps (résection iléo-cæcale ou colectomie droite) est la procédure de référence, mais une résection sans anastomose peut être réalisée si elle est jugée nécessaire.   Traitement chirurgical prophylactique Indications chirurgicales électives La sigmoïdectomie élective est recommandée en cas de : - fistule, selon le terrain et le type de symptômes ; - sténose symptomatique. Il est recommandé de proposer une sigmoïdectomie élective en cas de symptômes persistants après une poussée (incluant la smoldering diverticulitis [diverticulite subintrante]) ou de récidives fréquentes impactant la qualité de vie. Le nombre de poussées n’est pas une indication en soi.La sigmoïdectomie élective systématique après poussée de diverticulite aiguë n'est pas recommandée si le patient est asymptomatique, s'il n'est pas immunodéprimé ou insuffisant rénal chronique et si les poussées n'impactent pas sa qualité de vie.Chez le patient asymptomatique, l’âge inférieur à 50 ans ne constitue pas une indication de chirurgie prophylactique en soi.Il est recommandé de discuter une sigmoïdectomie élective dans les situations suivantes : au décours d’une diverticulite aiguë compliquée, particulièrement en cas d’abcès ; chez le patient immunodéprimé ou insuffisant rénal chronique, en intégrant les facteurs de risque opératoire suivants : âge supérieur à 75 ans et comorbidités, en particulier cardiopathie et BPCO.   Critères de qualité chirurgicale Si l’indication d’une sigmoïdectomie élective est retenue, il est recommandé de la réaliser au moins 2 mois après la dernière poussée.Il est recommandé : - un abord laparoscopique pour la réalisation d’une sigmoïdectomie élective pour pathologie diverticulaire ; - de réaliser une anastomose sans tension, au mieux avec décrochage de l’angle gauche ; - de sectionner les artères sigmoïdiennes au moins après leur division du tronc des sigmoïdiennes ; - une résection de la charnière recto-sigmoïdienne en cas de colectomie gauche prophylactique pour pathologie diverticulaire. La résection doit emporter la zone siège de la ou des poussées inflammatoires. L’ensemble du côlon sigmoïde doit être réséqué de façon systématique. Il est recommandé de ne pas étendre la résection colique au-delà du côlon sigmoïde de façon systématique, même en présence d’une diverticulose en amont.Il n’existe pas de données dans la littérature permettant d’émettre une recommandation sur le type d’anastomose colorectale (manuelle ou mécanique) après colectomie prophylactique pour pathologie diverticulaire.La réhabilitation améliorée est recommandée dans la sigmoïdectomie élective pour diverticulite à l’instar des autres indications en chirurgie colorectale.Après diverticulite aiguë droite non compliquée, la colectomie droite élective n’est pas recommandée.Après diverticulite aiguë droite compliquée, aucune recommandation ne peut être établie en l’absence de données probantes.   Diverticulite non compliquée     Diverticulite compliquée","citation-key":"hauteautoritedesantePriseChargeMedicale2017","event-place":"Saint-Denis La Plaine","genre":"Recommandation de bonne pratique","language":"Français","publisher-place":"Saint-Denis La Plaine","title":"Prise en charge médicale et chirurgicale de la diverticulite colique","URL":"https://www.has-sante.fr/jcms/c_2806798/fr/prise-en-charge-medicale-et-chirurgicale-de-la-diverticulite-colique","author":[{"family":"Haute Autorité de Santé","given":"H.A.S."}],"issued":{"date-parts":[["2017"]]}}}],"schema":"https://github.com/citation-style-language/schema/raw/master/csl-citation.json"} </w:instrText>
      </w:r>
      <w:r>
        <w:rPr>
          <w:bCs/>
          <w:lang w:val="en-FR"/>
        </w:rPr>
        <w:fldChar w:fldCharType="separate"/>
      </w:r>
      <w:r w:rsidRPr="00164743">
        <w:rPr>
          <w:vertAlign w:val="superscript"/>
          <w:lang w:val="en-GB"/>
        </w:rPr>
        <w:t>5–7</w:t>
      </w:r>
      <w:r>
        <w:rPr>
          <w:bCs/>
          <w:lang w:val="en-FR"/>
        </w:rPr>
        <w:fldChar w:fldCharType="end"/>
      </w:r>
      <w:r w:rsidRPr="00164743">
        <w:rPr>
          <w:bCs/>
          <w:lang w:val="en-FR"/>
        </w:rPr>
        <w:t>.</w:t>
      </w:r>
      <w:r>
        <w:rPr>
          <w:bCs/>
          <w:lang w:val="en-FR"/>
        </w:rPr>
        <w:t xml:space="preserve"> </w:t>
      </w:r>
      <w:r w:rsidRPr="00BE5412">
        <w:rPr>
          <w:bCs/>
          <w:lang w:val="en-FR"/>
        </w:rPr>
        <w:t xml:space="preserve"> In the absence of definitive randomized evidence specifically addressing diversion in generalized peritonitis, a protected anastomosis remains the most widely accepted benchmark for this population </w:t>
      </w:r>
      <w:r w:rsidRPr="00B97965">
        <w:rPr>
          <w:bCs/>
          <w:lang w:val="en-FR"/>
        </w:rPr>
        <w:fldChar w:fldCharType="begin"/>
      </w:r>
      <w:r>
        <w:rPr>
          <w:bCs/>
          <w:lang w:val="en-FR"/>
        </w:rPr>
        <w:instrText xml:space="preserve"> ADDIN ZOTERO_ITEM CSL_CITATION {"citationID":"g3d1MUwp","properties":{"formattedCitation":"\\super 13\\nosupersub{}","plainCitation":"13","noteIndex":0},"citationItems":[{"id":811,"uris":["http://zotero.org/users/6327427/items/3N5M4RWW"],"itemData":{"id":811,"type":"article-journal","abstract":"BACKGROUND: Traditionally, patients with peritonitis Hinchey III and IV due to perforated diverticulitis were treated with Hartmann's procedure. In the past decade, resection and primary anastomosis have gained popularity over Hartmann's procedure and recent guidelines recommend Hartmann's procedure in two situations only: critically ill patients and in selected patients with multiple comorbidity (at high risk of complications). The protective stoma (PS) is recommended after resection with primary anastomosis, however its interest has never been studied. The aim of this trial is to define the role of systematic PS after resection and primary anastomosis for peritonitis Hinchey III and IV due to perforated diverticulitis.\nMETHODS/DESIGN: This DIVERTI 2 trial is a multicenter, randomized, controlled, superiority trial comparing resection and primary anastomosis with (control group) or without (experimental group) PS in patients with peritonitis Hinchey III and IV due to perforated diverticulitis. Primary endpoint is the overall 1 year morbidity according to the Clavien-Dindo classification of surgical complications. All complications occurring during hospitalization will be collected. Late complications occurring after hospitalization will be collected during follow-up. In order to obtain 80% power for a difference given by respective main probabilities of 67% and 47% in the protective stoma and no protective stoma groups respectively, with a two-sided type I error of 5%, 96 patients will have to be included in each group, hence 192 patients overall. Expecting a 5% rate of patients not assessable for the primary end point (lost to follow-up), 204 patients will be enrolled. Secondary endpoints are postoperative mortality, unplanned reinterventions, incisional surgical site infection (SSI), organ/space SSI, wound disruption, anastomotic leak, operating time, length of hospital stay, stoma at 1 year after initial surgery, quality of life, costs and quality-adjusted life years (QALYs).\nDISCUSSION: The DIVERTI 2 trial is a prospective, multicenter, randomized, study to define the best strategy between PS and no PS in resection and primary anastomosis for patients presenting with peritonitis due to perforated diverticulitis.\nTRIAL REGISTRATION: ClinicalTrial.gov: NCT04604730 date of registration October 27, 2020. https://clinicaltrials.gov/ct2/show/NCT04604730?recrs=a&amp;cond=Diverticulitis&amp;draw=2&amp;rank=12 .","citation-key":"pinsonRoleProtectiveStoma2022","container-title":"BMC surgery","DOI":"10.1186/s12893-022-01589-w","ISSN":"1471-2482","issue":"1","journalAbbreviation":"BMC Surg","language":"eng","page":"191","PMID":"35578267","PMCID":"PMC9112494","source":"PubMed","title":"Role of protective stoma after primary anastomosis for generalized peritonitis due to perforated diverticulitis-DIVERTI 2 (a prospective multicenter randomized trial): rationale and design (nct04604730)","title-short":"Role of protective stoma after primary anastomosis for generalized peritonitis due to perforated diverticulitis-DIVERTI 2 (a prospective multicenter randomized trial)","volume":"22","author":[{"family":"Pinson","given":"Jean"},{"family":"Tuech","given":"Jean-Jacques"},{"family":"Ouaissi","given":"Mehdi"},{"family":"Mathonnet","given":"Murielle"},{"family":"Mauvais","given":"François"},{"family":"Houivet","given":"Estelle"},{"family":"Lacroix","given":"Elie"},{"family":"Rondeaux","given":"Julie"},{"family":"Sabbagh","given":"Charles"},{"family":"Bridoux","given":"Valérie"}],"issued":{"date-parts":[["2022",5,16]]}}}],"schema":"https://github.com/citation-style-language/schema/raw/master/csl-citation.json"} </w:instrText>
      </w:r>
      <w:r w:rsidRPr="00B97965">
        <w:rPr>
          <w:bCs/>
          <w:lang w:val="en-FR"/>
        </w:rPr>
        <w:fldChar w:fldCharType="separate"/>
      </w:r>
      <w:r w:rsidRPr="00727915">
        <w:rPr>
          <w:bCs/>
          <w:vertAlign w:val="superscript"/>
          <w:lang w:val="en-FR"/>
        </w:rPr>
        <w:t>13</w:t>
      </w:r>
      <w:r w:rsidRPr="00B97965">
        <w:rPr>
          <w:bCs/>
          <w:lang w:val="en-FR"/>
        </w:rPr>
        <w:fldChar w:fldCharType="end"/>
      </w:r>
      <w:r w:rsidRPr="00164743">
        <w:rPr>
          <w:bCs/>
          <w:lang w:val="en-FR"/>
          <w:rPrChange w:id="9" w:author="Thomas Husson" w:date="2026-01-13T09:19:00Z" w16du:dateUtc="2026-01-13T08:19:00Z">
            <w:rPr>
              <w:b/>
              <w:lang w:val="en-FR"/>
            </w:rPr>
          </w:rPrChange>
        </w:rPr>
        <w:t>.</w:t>
      </w:r>
    </w:p>
    <w:p w14:paraId="59FDFA03" w14:textId="6DD3F9E7" w:rsidR="00CC07E9" w:rsidRPr="002D5C5F" w:rsidRDefault="00D27A61" w:rsidP="00CC07E9">
      <w:pPr>
        <w:spacing w:line="480" w:lineRule="auto"/>
        <w:ind w:right="419"/>
        <w:rPr>
          <w:bCs/>
        </w:rPr>
      </w:pPr>
      <w:r>
        <w:rPr>
          <w:bCs/>
          <w:lang w:val="en-FR"/>
        </w:rPr>
        <w:tab/>
      </w:r>
      <w:r w:rsidR="007772B0" w:rsidRPr="007772B0">
        <w:rPr>
          <w:bCs/>
          <w:lang w:val="en-FR"/>
        </w:rPr>
        <w:t>A key complementary result comes from the analysis according to conversion status within the LHP group, in which conversion occurred in approximately half of cases. This rate is consistent with that reported in unselected emergency laparoscopic cohorts, and contrasts with the much lower conversion rates described in highly selected expert series</w:t>
      </w:r>
      <w:r w:rsidR="007772B0">
        <w:rPr>
          <w:bCs/>
          <w:lang w:val="en-FR"/>
        </w:rPr>
        <w:t xml:space="preserve"> </w:t>
      </w:r>
      <w:r w:rsidR="007772B0">
        <w:rPr>
          <w:bCs/>
          <w:lang w:val="en-FR"/>
        </w:rPr>
        <w:fldChar w:fldCharType="begin"/>
      </w:r>
      <w:r w:rsidR="00967767">
        <w:rPr>
          <w:bCs/>
          <w:lang w:val="en-FR"/>
        </w:rPr>
        <w:instrText xml:space="preserve"> ADDIN ZOTERO_ITEM CSL_CITATION {"citationID":"LLG0t76q","properties":{"formattedCitation":"\\super 19,20,22\\nosupersub{}","plainCitation":"19,20,22","noteIndex":0},"citationItems":[{"id":802,"uris":["http://zotero.org/users/6327427/items/CGGWKA2B"],"itemData":{"id":802,"type":"article-journal","abstract":"BACKGROUND: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E."}],"issued":{"date-parts":[["2013",1]]}}},{"id":690,"uris":["http://zotero.org/users/6327427/items/QT7AIA8Y"],"itemData":{"id":690,"type":"article-journal","abstract":"Background\n\nHartmann’s procedure for perforated diverticulitis can be characterised by high morbidity and mortality rates. While the scientific community focuses on laparoscopic lavage as an alternative for laparotomy, the option of laparoscopic sigmoidectomy seems overlooked. We compared morbidity and hospital stay following acute laparoscopic sigmoidectomy (LS) and open sigmoidectomy (OS) for perforated diverticulitis.\n\nMethods\nThis retrospective cohort parallel to the Ladies trial included patients from 28 Dutch academic or teaching hospitals between July 2010 and July 2014. Patients with LS were matched 1:2 to OS using the propensity score for age, gender, previous laparotomy, CRP level, gastrointestinal surgeon, and Hinchey classification.\n\nResults\nThe propensity-matched cohort consisted of 39 patients with LS and 78 patients with OS, selected from a sample of 307 consecutive patients with purulent or faecal perforated diverticulitis. In both groups, 66 % of the patients had Hartmann’s procedure and 34 % had primary anastomosis. The hospital stay was shorter following LS (LS 7 vs OS 9 days; P = 0.016), and the postoperative morbidity rate was lower following LS (LS 44 % vs OS 66 %; P = 0.016). Mortality was low in both groups (LS 3 % vs OS 4 %; P = 0.685). The stoma reversal rate after Hartmann’s procedure was higher following laparoscopy, with a probability of being stoma-free at 12 months of 88 and 62 % in the laparoscopic and open groups, respectively (P = 0.019). After primary anastomosis, the probability of reversal was 100 % in both groups.\n\nConclusions\nIn this propensity score-matched cohort, laparoscopic sigmoidectomy is superior to open sigmoidectomy for perforated diverticulitis with regard to postoperative morbidity and hospital stay.\n\nElectronic supplementary material\nThe online version of this article (doi:10.1007/s00464-015-4694-8) contains supplementary material, which is available to authorized users.","citation-key":"vennixAcuteLaparoscopicOpen2016","container-title":"Surgical Endoscopy","DOI":"10.1007/s00464-015-4694-8","ISSN":"0930-2794","journalAbbreviation":"Surg Endosc","page":"3889-3896","PMID":"26679173","PMCID":"PMC4992031","source":"PubMed Central","title":"Acute laparoscopic and open sigmoidectomy for perforated diverticulitis: a propensity score-matched cohort","title-short":"Acute laparoscopic and open sigmoidectomy for perforated diverticulitis","volume":"30","author":[{"family":"Vennix","given":"Sandra"},{"family":"Lips","given":"Daniel J."},{"family":"Di Saverio","given":"Salomone"},{"family":"Wagensveld","given":"Bart A.","non-dropping-particle":"van"},{"family":"Brokelman","given":"Walter J."},{"family":"Gerhards","given":"Michael F."},{"family":"Geloven","given":"Anna A.","non-dropping-particle":"van"},{"family":"Dieren","given":"Susan","non-dropping-particle":"van"},{"family":"Lange","given":"Johan F."},{"family":"Bemelman","given":"Willem A."}],"issued":{"date-parts":[["2016"]]}}},{"id":805,"uris":["http://zotero.org/users/6327427/items/2PFKZEVN"],"itemData":{"id":805,"type":"article-journal","abstract":"BACKGROUND: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schema":"https://github.com/citation-style-language/schema/raw/master/csl-citation.json"} </w:instrText>
      </w:r>
      <w:r w:rsidR="007772B0">
        <w:rPr>
          <w:bCs/>
          <w:lang w:val="en-FR"/>
        </w:rPr>
        <w:fldChar w:fldCharType="separate"/>
      </w:r>
      <w:r w:rsidR="007772B0" w:rsidRPr="007772B0">
        <w:rPr>
          <w:vertAlign w:val="superscript"/>
          <w:lang w:val="en-GB"/>
        </w:rPr>
        <w:t>19,20,22</w:t>
      </w:r>
      <w:r w:rsidR="007772B0">
        <w:rPr>
          <w:bCs/>
          <w:lang w:val="en-FR"/>
        </w:rPr>
        <w:fldChar w:fldCharType="end"/>
      </w:r>
      <w:r w:rsidR="007772B0" w:rsidRPr="007772B0">
        <w:rPr>
          <w:bCs/>
          <w:lang w:val="en-FR"/>
        </w:rPr>
        <w:t xml:space="preserve">. Despite this high conversion rate, OPA remained associated with a higher rate of stoma closure compared with both converted and non-converted LHP, while no significant difference in stoma-free survival was observed between converted and non-converted LHP. These findings indicate that the unfavorable long-term trajectory after LHP is not explained by secondary conversion to an open Hartmann’s procedure, but rather reflects the intrinsic limitations of the Hartmann strategy itself, regardless of surgical approach. </w:t>
      </w:r>
      <w:r w:rsidR="00BE5412">
        <w:rPr>
          <w:bCs/>
          <w:lang w:val="en-FR"/>
        </w:rPr>
        <w:t>The</w:t>
      </w:r>
      <w:r w:rsidR="007772B0" w:rsidRPr="007772B0">
        <w:rPr>
          <w:bCs/>
          <w:lang w:val="en-FR"/>
        </w:rPr>
        <w:t xml:space="preserve"> present dataset did not allow analysis of the specific causes of conversion</w:t>
      </w:r>
      <w:r w:rsidR="007772B0">
        <w:rPr>
          <w:bCs/>
          <w:lang w:val="en-FR"/>
        </w:rPr>
        <w:t xml:space="preserve">, </w:t>
      </w:r>
      <w:r w:rsidR="007772B0" w:rsidRPr="007772B0">
        <w:rPr>
          <w:bCs/>
          <w:lang w:val="en-FR"/>
        </w:rPr>
        <w:t>which prevents exploring whether conversion was driven by disease severity, technical difficulty, or intraoperative findings.</w:t>
      </w:r>
    </w:p>
    <w:p w14:paraId="1928980C" w14:textId="7827101F" w:rsidR="00CC07E9" w:rsidRPr="00047E87" w:rsidRDefault="00047E87" w:rsidP="00047E87">
      <w:pPr>
        <w:spacing w:line="480" w:lineRule="auto"/>
        <w:ind w:right="419"/>
        <w:rPr>
          <w:b/>
          <w:lang w:val="en-FR"/>
        </w:rPr>
      </w:pPr>
      <w:r>
        <w:rPr>
          <w:bCs/>
          <w:lang w:val="en-FR"/>
        </w:rPr>
        <w:tab/>
      </w:r>
      <w:r w:rsidRPr="00047E87">
        <w:rPr>
          <w:bCs/>
          <w:lang w:val="en-FR"/>
        </w:rPr>
        <w:t>Laparoscopic Hartmann’s procedure has been advocated on theoretical grounds in this emergency setting, including reduced parietal trauma and wound morbidity, potentially faster postoperative recovery, and the hypothesis that a minimally invasive first stage may facilitate subsequent reversal by limiting adhesions</w:t>
      </w:r>
      <w:r>
        <w:rPr>
          <w:bCs/>
          <w:lang w:val="en-FR"/>
        </w:rPr>
        <w:t xml:space="preserve"> </w:t>
      </w:r>
      <w:r>
        <w:rPr>
          <w:bCs/>
          <w:lang w:val="en-FR"/>
        </w:rPr>
        <w:fldChar w:fldCharType="begin"/>
      </w:r>
      <w:r>
        <w:rPr>
          <w:bCs/>
          <w:lang w:val="en-FR"/>
        </w:rPr>
        <w:instrText xml:space="preserve"> ADDIN ZOTERO_ITEM CSL_CITATION {"citationID":"64xm1VTr","properties":{"formattedCitation":"\\super 29\\nosupersub{}","plainCitation":"29","noteIndex":0},"citationItems":[{"id":843,"uris":["http://zotero.org/users/6327427/items/ZT2BMDYP"],"itemData":{"id":843,"type":"article-journal","abstract":"An abstract is unavailable.","citation-key":"capitanoLaparoscopicHartmannBelieve2021","container-title":"Diseases of the Colon &amp; Rectum","DOI":"10.1097/DCR.0000000000001909","ISSN":"0012-3706","issue":"2","language":"en-US","page":"e41","source":"journals.lww.com","title":"Laparoscopic Hartmann: Believe in It","title-short":"Laparoscopic Hartmann","volume":"64","author":[{"family":"Capitano","given":"Sante"}],"issued":{"date-parts":[["2021",2]]}}}],"schema":"https://github.com/citation-style-language/schema/raw/master/csl-citation.json"} </w:instrText>
      </w:r>
      <w:r>
        <w:rPr>
          <w:bCs/>
          <w:lang w:val="en-FR"/>
        </w:rPr>
        <w:fldChar w:fldCharType="separate"/>
      </w:r>
      <w:r w:rsidRPr="00047E87">
        <w:rPr>
          <w:vertAlign w:val="superscript"/>
          <w:lang w:val="en-GB"/>
        </w:rPr>
        <w:t>29</w:t>
      </w:r>
      <w:r>
        <w:rPr>
          <w:bCs/>
          <w:lang w:val="en-FR"/>
        </w:rPr>
        <w:fldChar w:fldCharType="end"/>
      </w:r>
      <w:r w:rsidRPr="00047E87">
        <w:rPr>
          <w:bCs/>
          <w:lang w:val="en-FR"/>
        </w:rPr>
        <w:t xml:space="preserve">. </w:t>
      </w:r>
      <w:r>
        <w:rPr>
          <w:bCs/>
          <w:lang w:val="en-FR"/>
        </w:rPr>
        <w:t>However, in our study, s</w:t>
      </w:r>
      <w:r w:rsidR="00967767" w:rsidRPr="0083595F">
        <w:rPr>
          <w:bCs/>
          <w:lang w:val="en-FR"/>
        </w:rPr>
        <w:t xml:space="preserve">hort-term outcomes were similar between strategies, with no significant differences in 90-day morbidity or mortality. This aligns with findings from Turley et al., in which a laparoscopic Hartmann’s procedure did not significantly reduce postoperative morbidity or mortality compared with open surgery in emergency diverticulitis </w:t>
      </w:r>
      <w:r w:rsidR="00967767" w:rsidRPr="0083595F">
        <w:rPr>
          <w:bCs/>
          <w:lang w:val="en-FR"/>
        </w:rPr>
        <w:fldChar w:fldCharType="begin"/>
      </w:r>
      <w:r w:rsidR="00967767" w:rsidRPr="0083595F">
        <w:rPr>
          <w:bCs/>
          <w:lang w:val="en-FR"/>
        </w:rPr>
        <w:instrText xml:space="preserve"> ADDIN ZOTERO_ITEM CSL_CITATION {"citationID":"wwar0Fll","properties":{"formattedCitation":"\\super 19\\nosupersub{}","plainCitation":"19","noteIndex":0},"citationItems":[{"id":802,"uris":["http://zotero.org/users/6327427/items/CGGWKA2B"],"itemData":{"id":802,"type":"article-journal","abstract":"BACKGROUND: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E."}],"issued":{"date-parts":[["2013",1]]}}}],"schema":"https://github.com/citation-style-language/schema/raw/master/csl-citation.json"} </w:instrText>
      </w:r>
      <w:r w:rsidR="00967767" w:rsidRPr="0083595F">
        <w:rPr>
          <w:bCs/>
          <w:lang w:val="en-FR"/>
        </w:rPr>
        <w:fldChar w:fldCharType="separate"/>
      </w:r>
      <w:r w:rsidR="00967767" w:rsidRPr="0083595F">
        <w:rPr>
          <w:bCs/>
          <w:vertAlign w:val="superscript"/>
          <w:lang w:val="en-GB"/>
        </w:rPr>
        <w:t>19</w:t>
      </w:r>
      <w:r w:rsidR="00967767" w:rsidRPr="0083595F">
        <w:rPr>
          <w:bCs/>
          <w:lang w:val="en-FR"/>
        </w:rPr>
        <w:fldChar w:fldCharType="end"/>
      </w:r>
      <w:r w:rsidR="00967767" w:rsidRPr="0083595F">
        <w:rPr>
          <w:bCs/>
          <w:lang w:val="en-FR"/>
        </w:rPr>
        <w:t xml:space="preserve">. Although laparoscopy is associated with improved outcomes in elective </w:t>
      </w:r>
      <w:r w:rsidR="00967767" w:rsidRPr="0083595F">
        <w:rPr>
          <w:bCs/>
          <w:lang w:val="en-FR"/>
        </w:rPr>
        <w:lastRenderedPageBreak/>
        <w:t xml:space="preserve">colorectal surgery, recent </w:t>
      </w:r>
      <w:r w:rsidR="0083595F" w:rsidRPr="0083595F">
        <w:rPr>
          <w:bCs/>
          <w:lang w:val="en-FR"/>
        </w:rPr>
        <w:t>reviews s</w:t>
      </w:r>
      <w:r w:rsidR="00967767" w:rsidRPr="0083595F">
        <w:rPr>
          <w:bCs/>
          <w:lang w:val="en-FR"/>
        </w:rPr>
        <w:t>uggests these benefits are not consistently seen in emergency settings, and reviews of emergency laparoscopic colorectal surgery indicate that the technical challenges of peritonitis can limit the expected advantages of a minimally invasive approach</w:t>
      </w:r>
      <w:r w:rsidR="0083595F" w:rsidRPr="0083595F">
        <w:rPr>
          <w:bCs/>
          <w:lang w:val="en-FR"/>
        </w:rPr>
        <w:t xml:space="preserve"> </w:t>
      </w:r>
      <w:r w:rsidR="0083595F" w:rsidRPr="0083595F">
        <w:rPr>
          <w:bCs/>
          <w:lang w:val="en-FR"/>
        </w:rPr>
        <w:fldChar w:fldCharType="begin"/>
      </w:r>
      <w:r>
        <w:rPr>
          <w:bCs/>
          <w:lang w:val="en-FR"/>
        </w:rPr>
        <w:instrText xml:space="preserve"> ADDIN ZOTERO_ITEM CSL_CITATION {"citationID":"3Y7GhpCu","properties":{"formattedCitation":"\\super 30\\uc0\\u8211{}33\\nosupersub{}","plainCitation":"30–33","noteIndex":0},"citationItems":[{"id":829,"uris":["http://zotero.org/users/6327427/items/ZEBEJQ6L"],"itemData":{"id":829,"type":"article-journal","abstract":"Background/Aims: The study aimed to perform a meta-analysis comparing laparoscopic and open surgery for diverticulitis. Methods: Studies comparing the outcomes of laparoscopic surgery versus open surgery for diverticulitis that reported quantitative data were included. Outcome measures were mortality and morbidity rates and length of hospital stay. Results: Four randomized controlled trials - 3 prospective and 21 retrospective - were included in the analysis. The total numbers of patients ranged from 5 to 14,562 in the laparoscopic groups and from 4 to 110,172 in the open surgery groups, and the mean patient age ranged from 38.9 to 78 years. Overall analysis revealed that laparoscopic surgery was associated with lower mortality (pooled OR 0.40, 95% CI 0.25-0.63, p &amp;lt; 0.001) and a lower overall morbidity rate (pooled OR 0.65, 95% CI 0.51-0.82, p &amp;lt; 0.001) than open surgery. Laparoscopic surgery was associated with a higher anastomotic bleeding rate, but lower rates of ileus, anastomotic leakage, small bowel obstruction, wound infection, fascial dehiscence and intra-abdominal abscesses. Length of hospital stay was less with laparoscopic surgery. Conclusions: The current meta-analysis supports the use of laparoscopy for the treatment of diverticulitis. The results, however, should be interpreted with caution.","citation-key":"wuLaparoscopicOpenSurgery2016","container-title":"Digestive Surgery","DOI":"10.1159/000450683","ISSN":"0253-4886","issue":"3","journalAbbreviation":"Dig Surg","page":"203-215","source":"Silverchair","title":"Laparoscopic versus Open Surgery for Diverticulitis: A Systematic Review and Meta-Analysis","title-short":"Laparoscopic versus Open Surgery for Diverticulitis","volume":"34","author":[{"family":"Wu","given":"Kuen-Lin"},{"family":"Lee","given":"Ko-Chao"},{"family":"Liu","given":"Chia-Cheng"},{"family":"Chen","given":"Hong-Hwa"},{"family":"Lu","given":"Chien-Chang"}],"issued":{"date-parts":[["2016",12,10]]}}},{"id":831,"uris":["http://zotero.org/users/6327427/items/2X5SINAV"],"itemData":{"id":831,"type":"article-journal","abstract":"Background:\nLaparoscopic surgery develops rapidly in both elective and emergency settings. The study aimed to determine the role of different laparoscopic methods for the emergency treatment of complicated diverticulitis.\n\nMethods:\nMEDLINE, EMBASE, Science Citation Index Expanded, and the Cochrane database were searched up to November 2019 to identify all published articles related to the topic. Statistical analysis was performed using Stata 15.\n\nResults:\nFourteen publications were included in the analysis. Laparoscopic surgery was applied in 425 patients, and 493 patients underwent open colon resection (OCR). Postoperative mortality, morbidity, severe complications, and reoperation rates were not significantly different between the laparoscopic and open surgery groups. Subgroup analysis was performed based on the different laparoscopic methods (laparoscopic colon resection [LCR] and laparoscopic lavage and drainage [LLD]). Subgroup analysis indicated that LCR was superior to OCR in terms of morbidity, while OCR was superior to LLD in terms of severe complications.\n\nConclusions:\nThe safety of laparoscopic surgery for the emergency treatment of complicated diverticulitis is related to different surgical methods. LCR is suggested to be a better choice according to the postoperative outcomes. More definite conclusions can be drawn in future randomized controlled trials.","citation-key":"linRoleEmergencyLaparoscopic2020","container-title":"Medicine","DOI":"10.1097/MD.0000000000022421","ISSN":"0025-7974","issue":"40","journalAbbreviation":"Medicine (Baltimore)","page":"e22421","PMID":"33019419","PMCID":"PMC7535780","source":"PubMed Central","title":"The role of emergency laparoscopic surgery for complicated diverticular disease","volume":"99","author":[{"family":"Lin","given":"Hongwei"},{"family":"Zhuang","given":"Zhuonan"},{"family":"Huang","given":"Xin"},{"family":"Li","given":"Yuanxin"}],"issued":{"date-parts":[["2020",10,2]]}}},{"id":834,"uris":["http://zotero.org/users/6327427/items/BBMY5UZP"],"itemData":{"id":834,"type":"article-journal","abstract":"BACKGROUND: Diverticular disease is a common condition in Western industrialised countries. Most individuals remain asymptomatic throughout life; however, 25% experience acute diverticulitis. The standard treatment for acute diverticulitis is open surgery. Laparoscopic surgery - a minimal-access procedure - offers an alternative approach to open surgery, as it is characterised by reduced operative stress that may translate into shorter hospitalisation and more rapid recovery, as well as improved quality of life.\nOBJECTIVES: To evaluate the effectiveness of laparoscopic surgical resection compared with open surgical resection for individuals with acute sigmoid diverticulitis.\nSEARCH METHODS: We searched the following electronic databases: the Cochrane Central Register of Controlled Trials (CENTRAL; 2017, Issue 2) in the Cochrane Library; Ovid MEDLINE (1946 to 23 February 2017); Ovid Embase (1974 to 23 February 2017); clinicaltrials.gov (February 2017); and the World Health Organization (WHO) International Clinical Trials Registry (February 2017). We reviewed the bibliographies of identified trials to search for additional studies.\nSELECTION CRITERIA: We included randomised controlled trials comparing elective or emergency laparoscopic sigmoid resection versus open surgical resection for acute sigmoid diverticulitis.\nDATA COLLECTION AND ANALYSIS: Two review authors independently selected studies, assessed the domains of risk of bias from each included trial, and extracted data. For dichotomous outcomes, we calculated risk ratios (RRs) with 95% confidence intervals (CIs). For continuous outcomes, we planned to calculate mean differences (MDs) with 95% CIs for outcomes such as hospital stay, and standardised mean differences (SMDs) with 95% CIs for quality of life and global rating scales, if researchers used different scales.\nMAIN RESULTS: Three trials with 392 participants met the inclusion criteria. Studies were conducted in three European countries (Switzerland, Netherlands, and Germany). The median age of participants ranged from 62 to 66 years; 53% to 64% were female. Inclusion criteria differed among studies. One trial included participants with Hinchey I characteristics as well as those who underwent Hartmann's procedure; the second trial included only participants with \"a proven stage II/III disease according to the classification of Stock and Hansen\"; the third trial considered for inclusion patients with \"diverticular disease of sigmoid colon documented by colonoscopy and 2 episodes of uncomplicated diverticulitis, one at least being documented with CT scan, 1 episode of complicated diverticulitis, with a pericolic abscess (Hinchey stage I) or pelvic abscess (Hinchey stage II) requiring percutaneous drainage.\"We determined that two studies were at low risk of selection bias; two that reported considerable dropouts were at high risk of attrition bias; none reported blinding of outcome assessors (unclear detection bias); and all were exposed to performance bias owing to the nature of the intervention.Available low-quality evidence suggests that laparoscopic surgical resection may lead to little or no difference in mean hospital stay compared with open surgical resection (3 studies, 360 participants; MD -0.62 (days), 95% CI -2.49 to 1.25; I² = 0%).Low-quality evidence suggests that operating time was longer in the laparoscopic surgery group than in the open surgery group (3 studies, 360 participants; MD 49.28 (minutes), 95% CI 40.64 to 57.93; I² = 0%).We are uncertain whether laparoscopic surgery improves postoperative pain between day 1 and day 3 more effectively than open surgery. Low-quality evidence suggests that laparoscopic surgery may improve postoperative pain at the fourth postoperative day more effectively than open surgery (2 studies, 250 participants; MD = -0.65, 95% CI -1.04 to -0.25).Researchers reported quality of life differently across trials, hindering the possibility of meta-analysis. Low-quality evidence from one trial using the Short Form (SF)-36 questionnaire six weeks after surgery suggests that laparoscopic intervention may improve quality of life, whereas evidence from two other trials using the European Organization for Research and Treatment of Cancer core quality of life questionnaire (EORTC QLQ-C30) v3 and the Gastrointestinal Quality of Life Index score, respectively, suggests that laparoscopic surgery may make little or no difference in improving quality of life compared with open surgery.We are uncertain whether laparoscopic surgery improves the following outcomes: 30-day postoperative mortality, early overall morbidity, major and minor complications, surgical complications, postoperative times to liquid and solid diets, and reoperations due to anastomotic leak.\nAUTHORS' CONCLUSIONS: Results from the present comprehensive review indicate that evidence to support or refute the safety and effectiveness of laparoscopic surgery versus open surgical resection for treatment of patients with acute diverticular disease is insufficient. Well-designed trials with adequate sample size are needed to investigate the efficacy of laparoscopic surgery towards important patient-oriented (e.g. postoperative pain) and health system-oriented outcomes (e.g. mean hospital stay).","citation-key":"abrahaLaparoscopicOpenResection2017a","container-title":"The Cochrane Database of Systematic Reviews","DOI":"10.1002/14651858.CD009277.pub2","ISSN":"1469-493X","issue":"11","journalAbbreviation":"Cochrane Database Syst Rev","language":"eng","page":"CD009277","PMID":"29178125","PMCID":"PMC6486209","source":"PubMed","title":"Laparoscopic versus open resection for sigmoid diverticulitis","volume":"11","author":[{"family":"Abraha","given":"Iosief"},{"family":"Binda","given":"Gian A."},{"family":"Montedori","given":"Alessandro"},{"family":"Arezzo","given":"Alberto"},{"family":"Cirocchi","given":"Roberto"}],"issued":{"date-parts":[["2017",11,25]]}}},{"id":841,"uris":["http://zotero.org/users/6327427/items/WMC4IPK4"],"itemData":{"id":841,"type":"article-journal","abstract":"Background: \n          No randomized controlled trial has compared laparoscopic sigmoid resection (LSR) to open sigmoid resection (OSR) for symptomatic diverticulitis of the sigmoid colon. This study tested the hypothesis that LSR is associated with decreased postoperative complication rates as compared with OSR.\n          Methods: \n          This was a prospective, multicenter, double-blind, parallel-arm, randomized controlled trial. Eligible patients were randomized to either LSR or OSR. Endpoints included postoperative mortality, and complications were classified as major and minor. The generator of the allocation sequence was separated from the executor. Blinding was ensured using an opaque wound dressing to cover the abdomen. Symptomatic diverticulitis of the sigmoid colon was defined as recurrent disease Hinchey I, IIa, IIb, symptomatic stricture, or severe rectal bleeding. The decision to discharge patients was made by independent physicians blind to the allocation sequence. Data were analyzed according to the intention to treat principle.\n          Results: \n          From 2002 to 2006, 104 patients were randomized in 5 centers. All patients underwent the allocated intervention. Fifty-two LSR patients were comparable to 52 OSR patients for gender, age, BMI, ASA grade, comorbid conditions, previous abdominal surgery, and indication for surgery. LSR took longer (P = 0.0001) but caused less blood loss (P = 0.033). Conversion rate was 19.2%. Mortality rate was 1%. There were significantly more major complications in OSR patients (9.6% vs. 25.0%; P = 0.038). Minor complication rates were similar (LSR 36.5% vs. OSR 38.5%; P = 0.839). LSR patients had less pain (Visual Analog Scale 1.6; P = 0.0003), systemic analgesia requirement (P = 0.029), and returned home earlier (P = 0.046). The short form-36 questionnaire showed significantly better quality of life for LSR.\n          Conclusions: \n          LSR was associated with a 15.4% reduction in major complication rates, less pain, improved quality of life, and shorter hospitalization at the cost of a longer operating time.","citation-key":"klarenbeekLaparoscopicSigmoidResection2009","container-title":"Annals of Surgery","DOI":"10.1097/SLA.0b013e31818e416a","ISSN":"0003-4932","issue":"1","language":"en-US","page":"39","source":"journals.lww.com","title":"Laparoscopic Sigmoid Resection for Diverticulitis Decreases Major Morbidity Rates: A Randomized Control Trial: Short-term Results of the Sigma Trial","title-short":"Laparoscopic Sigmoid Resection for Diverticulitis Decreases Major Morbidity Rates","volume":"249","author":[{"family":"Klarenbeek","given":"Bastiaan R."},{"family":"Veenhof","given":"Alexander A."},{"family":"Bergamaschi","given":"Roberto"},{"family":"Peet","given":"Donald L.","non-dropping-particle":"van der"},{"family":"Broek","given":"Wim T.","non-dropping-particle":"van den"},{"family":"Lange","given":"Elly S.","non-dropping-particle":"de"},{"family":"Bemelman","given":"Willem A."},{"family":"Heres","given":"Piet"},{"family":"Lacy","given":"Antonio M."},{"family":"Engel","given":"Alexander F."},{"family":"Cuesta","given":"Miguel A."}],"issued":{"date-parts":[["2009",1]]}}}],"schema":"https://github.com/citation-style-language/schema/raw/master/csl-citation.json"} </w:instrText>
      </w:r>
      <w:r w:rsidR="0083595F" w:rsidRPr="0083595F">
        <w:rPr>
          <w:bCs/>
          <w:lang w:val="en-FR"/>
        </w:rPr>
        <w:fldChar w:fldCharType="separate"/>
      </w:r>
      <w:r w:rsidRPr="00047E87">
        <w:rPr>
          <w:vertAlign w:val="superscript"/>
          <w:lang w:val="en-GB"/>
        </w:rPr>
        <w:t>30–33</w:t>
      </w:r>
      <w:r w:rsidR="0083595F" w:rsidRPr="0083595F">
        <w:rPr>
          <w:bCs/>
          <w:lang w:val="en-FR"/>
        </w:rPr>
        <w:fldChar w:fldCharType="end"/>
      </w:r>
      <w:r w:rsidR="00967767" w:rsidRPr="0083595F">
        <w:rPr>
          <w:bCs/>
          <w:lang w:val="en-FR"/>
        </w:rPr>
        <w:t xml:space="preserve">.  </w:t>
      </w:r>
    </w:p>
    <w:p w14:paraId="3AE33611" w14:textId="121CC669" w:rsidR="00CC07E9" w:rsidRPr="0083595F" w:rsidRDefault="00CC07E9" w:rsidP="0083595F">
      <w:pPr>
        <w:spacing w:line="480" w:lineRule="auto"/>
        <w:ind w:right="419" w:firstLine="720"/>
        <w:rPr>
          <w:bCs/>
          <w:lang w:val="en-FR"/>
        </w:rPr>
      </w:pPr>
      <w:r w:rsidRPr="0083595F">
        <w:rPr>
          <w:bCs/>
          <w:lang w:val="en-FR"/>
        </w:rPr>
        <w:t>The anastomotic leak rate observed in the OPA group (8%) deserves focused discussion because it intersects directly with the question of diversion. Generalized peritonitis has historically raised concern regarding anastomotic safety, yet contemporary randomized and observational data consistently show that leak rates are acceptable when diversion is used, and that the short-term risk profile remains comparable to Hartmann’s procedure in selected patients. The present results do not provide a basis to advocate omission of diversion in this setting; rather, they support the pragmatic interpretation that a protected anastomosis represents a reasonable balance between safety and the long-term benefit of higher stoma-free survival</w:t>
      </w:r>
      <w:r w:rsidR="0083595F" w:rsidRPr="0083595F">
        <w:rPr>
          <w:bCs/>
          <w:lang w:val="en-FR"/>
        </w:rPr>
        <w:t xml:space="preserve"> </w:t>
      </w:r>
      <w:r w:rsidR="0083595F" w:rsidRPr="0083595F">
        <w:rPr>
          <w:bCs/>
          <w:lang w:val="en-FR"/>
        </w:rPr>
        <w:fldChar w:fldCharType="begin"/>
      </w:r>
      <w:r w:rsidR="00047E87">
        <w:rPr>
          <w:bCs/>
          <w:lang w:val="en-FR"/>
        </w:rPr>
        <w:instrText xml:space="preserve"> ADDIN ZOTERO_ITEM CSL_CITATION {"citationID":"EHujfKDN","properties":{"formattedCitation":"\\super 13,34,35\\nosupersub{}","plainCitation":"13,34,35","noteIndex":0},"citationItems":[{"id":811,"uris":["http://zotero.org/users/6327427/items/3N5M4RWW"],"itemData":{"id":811,"type":"article-journal","abstract":"BACKGROUND: Traditionally, patients with peritonitis Hinchey III and IV due to perforated diverticulitis were treated with Hartmann's procedure. In the past decade, resection and primary anastomosis have gained popularity over Hartmann's procedure and recent guidelines recommend Hartmann's procedure in two situations only: critically ill patients and in selected patients with multiple comorbidity (at high risk of complications). The protective stoma (PS) is recommended after resection with primary anastomosis, however its interest has never been studied. The aim of this trial is to define the role of systematic PS after resection and primary anastomosis for peritonitis Hinchey III and IV due to perforated diverticulitis.\nMETHODS/DESIGN: This DIVERTI 2 trial is a multicenter, randomized, controlled, superiority trial comparing resection and primary anastomosis with (control group) or without (experimental group) PS in patients with peritonitis Hinchey III and IV due to perforated diverticulitis. Primary endpoint is the overall 1 year morbidity according to the Clavien-Dindo classification of surgical complications. All complications occurring during hospitalization will be collected. Late complications occurring after hospitalization will be collected during follow-up. In order to obtain 80% power for a difference given by respective main probabilities of 67% and 47% in the protective stoma and no protective stoma groups respectively, with a two-sided type I error of 5%, 96 patients will have to be included in each group, hence 192 patients overall. Expecting a 5% rate of patients not assessable for the primary end point (lost to follow-up), 204 patients will be enrolled. Secondary endpoints are postoperative mortality, unplanned reinterventions, incisional surgical site infection (SSI), organ/space SSI, wound disruption, anastomotic leak, operating time, length of hospital stay, stoma at 1 year after initial surgery, quality of life, costs and quality-adjusted life years (QALYs).\nDISCUSSION: The DIVERTI 2 trial is a prospective, multicenter, randomized, study to define the best strategy between PS and no PS in resection and primary anastomosis for patients presenting with peritonitis due to perforated diverticulitis.\nTRIAL REGISTRATION: ClinicalTrial.gov: NCT04604730 date of registration October 27, 2020. https://clinicaltrials.gov/ct2/show/NCT04604730?recrs=a&amp;cond=Diverticulitis&amp;draw=2&amp;rank=12 .","citation-key":"pinsonRoleProtectiveStoma2022","container-title":"BMC surgery","DOI":"10.1186/s12893-022-01589-w","ISSN":"1471-2482","issue":"1","journalAbbreviation":"BMC Surg","language":"eng","page":"191","PMID":"35578267","PMCID":"PMC9112494","source":"PubMed","title":"Role of protective stoma after primary anastomosis for generalized peritonitis due to perforated diverticulitis-DIVERTI 2 (a prospective multicenter randomized trial): rationale and design (nct04604730)","title-short":"Role of protective stoma after primary anastomosis for generalized peritonitis due to perforated diverticulitis-DIVERTI 2 (a prospective multicenter randomized trial)","volume":"22","author":[{"family":"Pinson","given":"Jean"},{"family":"Tuech","given":"Jean-Jacques"},{"family":"Ouaissi","given":"Mehdi"},{"family":"Mathonnet","given":"Murielle"},{"family":"Mauvais","given":"François"},{"family":"Houivet","given":"Estelle"},{"family":"Lacroix","given":"Elie"},{"family":"Rondeaux","given":"Julie"},{"family":"Sabbagh","given":"Charles"},{"family":"Bridoux","given":"Valérie"}],"issued":{"date-parts":[["2022",5,16]]}}},{"id":837,"uris":["http://zotero.org/users/6327427/items/B49XGM64"],"itemData":{"id":837,"type":"article-journal","abstract":"BACKGROUND: \n          There is increasing evidence to support the use of percutaneous abscess drainage, laparoscopy, and primary anastomosis in managing acute diverticulitis.\n          OBJECTIVE: \n          The aim of this study was to evaluate how practices have evolved and to determine the effects on clinical outcomes.\n          DESIGN: \n          This is a population-based retrospective cohort study using administrative discharge data.\n          SETTING: \n          This study was conducted in Ontario, Canada.\n          PATIENTS: \n          All patients had been hospitalized for a first episode of acute diverticulitis (2002–2012).\n          MAIN OUTCOME MEASURES: \n          Temporal changes in treatment strategies and outcomes were evaluated by using the Cochran-Armitage test for trends. Multivariable logistic regression with generalized estimating equations was used to test for trends while adjusting for patient characteristics.\n          RESULTS: \n          There were 18,543 patients hospitalized with a first episode of diverticulitis, median age 60 years (interquartile range, 48–74). From 2002 to 2012, there was an increase in the proportion of patients admitted with complicated disease (abscess, perforation), 32% to 38%, yet a smaller proportion underwent urgent operation, 28% to 16% (all p &lt; 0.001). The use of percutaneous drainage increased from 1.9% of admissions in 2002 to 3.3% in 2012 (p &lt; 0.001). After adjusting for changes in patient and disease characteristics over time, the odds of urgent operation decreased by 0.87 per annum (95% CI, 0.85–0.89). In those undergoing urgent surgery (n = 3873), the use of laparoscopy increased (9% to 18%, p &lt;0.001), whereas the use of the Hartmann procedure remained unchanged (64%). During this time, in-hospital mortality decreased (2.7% to 1.9%), as did the median length of stay (5 days, interquartile range, 3–9; to 3 days, interquartile range, 2–6; p &lt;0.001).\n          LIMITATIONS: \n          There is the potential for residual confounding, because clinical parameters available for risk adjustment were limited to fields existing within administrative data.\n          CONCLUSIONS: \n          There has been an increase in the use of nonoperative and minimally invasive strategies in treating patients with a first episode of acute diverticulitis. However, the Hartmann procedure remains the most frequently used urgent operative approach. Mortality and length of stay have improved during this time.","citation-key":"liEvolvingPracticePatterns2014","container-title":"Diseases of the Colon &amp; Rectum","DOI":"10.1097/DCR.0000000000000224","ISSN":"0012-3706","issue":"12","language":"en-US","page":"1397","source":"journals.lww.com","title":"Evolving Practice Patterns in the Management of Acute Colonic Diverticulitis: A Population-Based Analysis","title-short":"Evolving Practice Patterns in the Management of Acute Colonic Diverticulitis","volume":"57","author":[{"family":"Li","given":"Debbie"},{"family":"Baxter","given":"Nancy N."},{"family":"McLeod","given":"Robin S."},{"family":"Moineddin","given":"Rahim"},{"family":"Wilton","given":"Andrew S."},{"family":"Nathens","given":"Avery B."}],"issued":{"date-parts":[["2014",12]]}}},{"id":839,"uris":["http://zotero.org/users/6327427/items/WG276THG"],"itemData":{"id":839,"type":"article-journal","abstract":"Aim An elective defunctioning ileostomy is commonly employed to attenuate the morbidity that may arise from distal anastomotic leakage. The magnitude of risk associated with subsequent ileostomy closure is difficult to estimate as many of the data arise from small series. This study looked at the rate of complications and predictive factors in a large series of patients. Methods The National Surgical Quality Improvement Program database was queried for patients who had an elective closure of ileostomy between 2005 and 2010. Patient demographics, preoperative risk factors and operative variables were recorded. The primary outcome was occurrence of major (mortality, sepsis, return to the operating room, renal failure, major cardiac, neurological or respiratory episode) or minor (wound infection, urinary tract infection) complications within 30 days. Univariate and multivariate regression was used to evaluate the effect of these clinical factors on the complication rate. Results In total, 5401 patients underwent closure of ileostomy, of whom 502 (9.3%) patients had major complications. The incidence of minor complications was 8.4% (452 patients). There were 32 (0.6%) deaths. American Society of Anesthesiologists grade, functional status, prolonged operative time, history of chronic obstructive pulmonary disease, dialysis and disseminated cancer were independent predictors of major complications. There was no significant increase in complication rates in patients over the age of 80. Major complications were associated with a significant increase in postoperative stay (13.9 vs 4.7 days, P &lt; 0.0001). Conclusion Closure of ileostomy is associated with a significant complication rate. It may use as many resources as the primary surgery and is not a minor follow-up operation.","citation-key":"sharmaClosureDefunctioningLoop2013","container-title":"Colorectal Disease","DOI":"10.1111/codi.12029","ISSN":"1463-1318","issue":"4","language":"en","license":"© 2012 The Authors. Colorectal Disease © 2012 The Association of Coloproctology of Great Britain and Ireland","note":"_eprint: https://onlinelibrary.wiley.com/doi/pdf/10.1111/codi.12029","page":"458-462","source":"Wiley Online Library","title":"Closure of defunctioning loop ileostomy is associated with considerable morbidity","volume":"15","author":[{"family":"Sharma","given":"A."},{"family":"Deeb","given":"A.-P."},{"family":"Rickles","given":"A. S."},{"family":"Iannuzzi","given":"J. C."},{"family":"Monson","given":"J. R. T."},{"family":"Fleming","given":"F. J."}],"issued":{"date-parts":[["2013"]]}}}],"schema":"https://github.com/citation-style-language/schema/raw/master/csl-citation.json"} </w:instrText>
      </w:r>
      <w:r w:rsidR="0083595F" w:rsidRPr="0083595F">
        <w:rPr>
          <w:bCs/>
          <w:lang w:val="en-FR"/>
        </w:rPr>
        <w:fldChar w:fldCharType="separate"/>
      </w:r>
      <w:r w:rsidR="00047E87" w:rsidRPr="00047E87">
        <w:rPr>
          <w:vertAlign w:val="superscript"/>
          <w:lang w:val="en-GB"/>
        </w:rPr>
        <w:t>13,34,35</w:t>
      </w:r>
      <w:r w:rsidR="0083595F" w:rsidRPr="0083595F">
        <w:rPr>
          <w:bCs/>
          <w:lang w:val="en-FR"/>
        </w:rPr>
        <w:fldChar w:fldCharType="end"/>
      </w:r>
      <w:r w:rsidRPr="0083595F">
        <w:rPr>
          <w:bCs/>
          <w:lang w:val="en-FR"/>
        </w:rPr>
        <w:t>.</w:t>
      </w:r>
    </w:p>
    <w:p w14:paraId="6E35D901" w14:textId="001C7123" w:rsidR="00CC07E9" w:rsidRDefault="00BE5412" w:rsidP="007A1A5E">
      <w:pPr>
        <w:spacing w:line="480" w:lineRule="auto"/>
        <w:ind w:right="419" w:firstLine="720"/>
        <w:rPr>
          <w:bCs/>
          <w:lang w:val="en-FR"/>
        </w:rPr>
      </w:pPr>
      <w:r>
        <w:rPr>
          <w:bCs/>
          <w:lang w:val="en-FR"/>
        </w:rPr>
        <w:t>The</w:t>
      </w:r>
      <w:r w:rsidR="007A1A5E" w:rsidRPr="007A1A5E">
        <w:rPr>
          <w:bCs/>
          <w:lang w:val="en-FR"/>
        </w:rPr>
        <w:t xml:space="preserve"> present findings can be positioned within the limited and heterogeneous observational literature on minimally invasive emergency surgery for perforated diverticulitis. Vennix et al. reported that emergency laparoscopic sigmoid resection is feasible in selected settings and may be associated with lower morbidity and shorter hospital stay compared with open surgery, but their analysis primarily addressed the impact of surgical approach within mixed reconstructive strategies and therefore cannot establish strategy-level equivalence</w:t>
      </w:r>
      <w:r w:rsidR="00826511">
        <w:rPr>
          <w:bCs/>
          <w:lang w:val="en-FR"/>
        </w:rPr>
        <w:t xml:space="preserve"> </w:t>
      </w:r>
      <w:r w:rsidR="00826511">
        <w:rPr>
          <w:bCs/>
          <w:lang w:val="en-FR"/>
        </w:rPr>
        <w:fldChar w:fldCharType="begin"/>
      </w:r>
      <w:r w:rsidR="00826511">
        <w:rPr>
          <w:bCs/>
          <w:lang w:val="en-FR"/>
        </w:rPr>
        <w:instrText xml:space="preserve"> ADDIN ZOTERO_ITEM CSL_CITATION {"citationID":"je2PeuCA","properties":{"formattedCitation":"\\super 20\\nosupersub{}","plainCitation":"20","noteIndex":0},"citationItems":[{"id":690,"uris":["http://zotero.org/users/6327427/items/QT7AIA8Y"],"itemData":{"id":690,"type":"article-journal","abstract":"Background\n\nHartmann’s procedure for perforated diverticulitis can be characterised by high morbidity and mortality rates. While the scientific community focuses on laparoscopic lavage as an alternative for laparotomy, the option of laparoscopic sigmoidectomy seems overlooked. We compared morbidity and hospital stay following acute laparoscopic sigmoidectomy (LS) and open sigmoidectomy (OS) for perforated diverticulitis.\n\nMethods\nThis retrospective cohort parallel to the Ladies trial included patients from 28 Dutch academic or teaching hospitals between July 2010 and July 2014. Patients with LS were matched 1:2 to OS using the propensity score for age, gender, previous laparotomy, CRP level, gastrointestinal surgeon, and Hinchey classification.\n\nResults\nThe propensity-matched cohort consisted of 39 patients with LS and 78 patients with OS, selected from a sample of 307 consecutive patients with purulent or faecal perforated diverticulitis. In both groups, 66 % of the patients had Hartmann’s procedure and 34 % had primary anastomosis. The hospital stay was shorter following LS (LS 7 vs OS 9 days; P = 0.016), and the postoperative morbidity rate was lower following LS (LS 44 % vs OS 66 %; P = 0.016). Mortality was low in both groups (LS 3 % vs OS 4 %; P = 0.685). The stoma reversal rate after Hartmann’s procedure was higher following laparoscopy, with a probability of being stoma-free at 12 months of 88 and 62 % in the laparoscopic and open groups, respectively (P = 0.019). After primary anastomosis, the probability of reversal was 100 % in both groups.\n\nConclusions\nIn this propensity score-matched cohort, laparoscopic sigmoidectomy is superior to open sigmoidectomy for perforated diverticulitis with regard to postoperative morbidity and hospital stay.\n\nElectronic supplementary material\nThe online version of this article (doi:10.1007/s00464-015-4694-8) contains supplementary material, which is available to authorized users.","citation-key":"vennixAcuteLaparoscopicOpen2016","container-title":"Surgical Endoscopy","DOI":"10.1007/s00464-015-4694-8","ISSN":"0930-2794","journalAbbreviation":"Surg Endosc","page":"3889-3896","PMID":"26679173","PMCID":"PMC4992031","source":"PubMed Central","title":"Acute laparoscopic and open sigmoidectomy for perforated diverticulitis: a propensity score-matched cohort","title-short":"Acute laparoscopic and open sigmoidectomy for perforated diverticulitis","volume":"30","author":[{"family":"Vennix","given":"Sandra"},{"family":"Lips","given":"Daniel J."},{"family":"Di Saverio","given":"Salomone"},{"family":"Wagensveld","given":"Bart A.","non-dropping-particle":"van"},{"family":"Brokelman","given":"Walter J."},{"family":"Gerhards","given":"Michael F."},{"family":"Geloven","given":"Anna A.","non-dropping-particle":"van"},{"family":"Dieren","given":"Susan","non-dropping-particle":"van"},{"family":"Lange","given":"Johan F."},{"family":"Bemelman","given":"Willem A."}],"issued":{"date-parts":[["2016"]]}}}],"schema":"https://github.com/citation-style-language/schema/raw/master/csl-citation.json"} </w:instrText>
      </w:r>
      <w:r w:rsidR="00826511">
        <w:rPr>
          <w:bCs/>
          <w:lang w:val="en-FR"/>
        </w:rPr>
        <w:fldChar w:fldCharType="separate"/>
      </w:r>
      <w:r w:rsidR="00826511" w:rsidRPr="00826511">
        <w:rPr>
          <w:vertAlign w:val="superscript"/>
          <w:lang w:val="en-GB"/>
        </w:rPr>
        <w:t>20</w:t>
      </w:r>
      <w:r w:rsidR="00826511">
        <w:rPr>
          <w:bCs/>
          <w:lang w:val="en-FR"/>
        </w:rPr>
        <w:fldChar w:fldCharType="end"/>
      </w:r>
      <w:r w:rsidR="007A1A5E" w:rsidRPr="007A1A5E">
        <w:rPr>
          <w:bCs/>
          <w:lang w:val="en-FR"/>
        </w:rPr>
        <w:t xml:space="preserve">. Turley et al., using a large propensity-matched NSQIP analysis restricted to Hartmann’s procedures, found no significant short-term advantage of laparoscopy over open surgery, although interpretation is limited by the absence of granular clinical data and by the lack of </w:t>
      </w:r>
      <w:r w:rsidR="00826511">
        <w:rPr>
          <w:bCs/>
          <w:lang w:val="en-FR"/>
        </w:rPr>
        <w:t xml:space="preserve">information on Hinchey status or on </w:t>
      </w:r>
      <w:r w:rsidR="007A1A5E" w:rsidRPr="007A1A5E">
        <w:rPr>
          <w:bCs/>
          <w:lang w:val="en-FR"/>
        </w:rPr>
        <w:t>long-term stoma outcomes</w:t>
      </w:r>
      <w:r w:rsidR="00826511">
        <w:rPr>
          <w:bCs/>
          <w:lang w:val="en-FR"/>
        </w:rPr>
        <w:t xml:space="preserve"> </w:t>
      </w:r>
      <w:r w:rsidR="00826511">
        <w:rPr>
          <w:bCs/>
          <w:lang w:val="en-FR"/>
        </w:rPr>
        <w:fldChar w:fldCharType="begin"/>
      </w:r>
      <w:r w:rsidR="00826511">
        <w:rPr>
          <w:bCs/>
          <w:lang w:val="en-FR"/>
        </w:rPr>
        <w:instrText xml:space="preserve"> ADDIN ZOTERO_ITEM CSL_CITATION {"citationID":"zkuklBAf","properties":{"formattedCitation":"\\super 19\\nosupersub{}","plainCitation":"19","noteIndex":0},"citationItems":[{"id":802,"uris":["http://zotero.org/users/6327427/items/CGGWKA2B"],"itemData":{"id":802,"type":"article-journal","abstract":"BACKGROUND: A laparoscopic approach has been proposed to reduce the high morbidity and mortality associated with the Hartmann procedure for the emergency treatment of diverticulitis.\nOBJECTIVE: The objective of our study was to determine whether a laparoscopic Hartmann procedure reduces early morbidity or mortality for patients undergoing an emergency operation for diverticulitis.\nDESIGN: This is a comparative effectiveness study. A subset of the entire American College of Surgeons National Surgical Quality Improvement Program patient sample matched on propensity for undergoing their procedure with the laparoscopic approach were used to compare postoperative outcomes between laparoscopic and open groups.\nSETTING: This study uses data from the American College of Surgeons National Surgical Quality Improvement Program Participant User Files from 2005 through 2009.\nPATIENTS: All patients who underwent an emergency laparoscopic or open partial colectomy with end colostomy for colonic diverticulitis were reviewed.\nMAIN OUTCOME MEASURES: The main outcome measures were 30-day mortality and morbidity.\nRESULTS: Included in the analysis were 1186 patients undergoing emergency partial colectomy with end colostomy for diverticulitis. Among the entire cohort, the laparoscopic group had fewer overall complications (26% vs 41.7%, p = 0.008) and shorter mean length of hospitalization (8.9 vs 11.6 days, p = 0.0008). Operative times were not significantly different between groups. When controlling for potential confounders, a laparoscopic approach was not associated with a decrease in morbidity or mortality. In comparison with a propensity-match cohort, the laparoscopic approach did not reduce postoperative morbidity or mortality.\nLIMITATIONS: This study is limited by its retrospective nature and the absence of pertinent variables such as postoperative pain indices, time for return of bowel function, and rates of readmission.\nCONCLUSIONS: A laparoscopic approach to the Hartmann procedure for the emergency treatment of complicated diverticulitis does not significantly decrease postoperative morbidity or mortality in comparison with the open technique.","citation-key":"turleyLaparoscopicOpenHartmann2013","container-title":"Diseases of the Colon and Rectum","DOI":"10.1097/DCR.0b013e3182749cf5","ISSN":"1530-0358","issue":"1","journalAbbreviation":"Dis Colon Rectum","language":"eng","page":"72-82","PMID":"23222283","PMCID":"PMC4431891","source":"PubMed","title":"Laparoscopic versus open Hartmann procedure for the emergency treatment of diverticulitis: a propensity-matched analysis","title-short":"Laparoscopic versus open Hartmann procedure for the emergency treatment of diverticulitis","volume":"56","author":[{"family":"Turley","given":"Ryan S."},{"family":"Barbas","given":"Andrew S."},{"family":"Lidsky","given":"Michael E."},{"family":"Mantyh","given":"Christopher R."},{"family":"Migaly","given":"John"},{"family":"Scarborough","given":"John E."}],"issued":{"date-parts":[["2013",1]]}}}],"schema":"https://github.com/citation-style-language/schema/raw/master/csl-citation.json"} </w:instrText>
      </w:r>
      <w:r w:rsidR="00826511">
        <w:rPr>
          <w:bCs/>
          <w:lang w:val="en-FR"/>
        </w:rPr>
        <w:fldChar w:fldCharType="separate"/>
      </w:r>
      <w:r w:rsidR="00826511" w:rsidRPr="00826511">
        <w:rPr>
          <w:vertAlign w:val="superscript"/>
          <w:lang w:val="en-GB"/>
        </w:rPr>
        <w:t>19</w:t>
      </w:r>
      <w:r w:rsidR="00826511">
        <w:rPr>
          <w:bCs/>
          <w:lang w:val="en-FR"/>
        </w:rPr>
        <w:fldChar w:fldCharType="end"/>
      </w:r>
      <w:r w:rsidR="007A1A5E" w:rsidRPr="007A1A5E">
        <w:rPr>
          <w:bCs/>
          <w:lang w:val="en-FR"/>
        </w:rPr>
        <w:t xml:space="preserve">. At the other end of the spectrum, Cassini et al. described a totally laparoscopic two-step strategy with high feasibility of laparoscopic reversal in </w:t>
      </w:r>
      <w:r w:rsidR="007A1A5E" w:rsidRPr="007A1A5E">
        <w:rPr>
          <w:bCs/>
          <w:lang w:val="en-FR"/>
        </w:rPr>
        <w:lastRenderedPageBreak/>
        <w:t>selected patients treated in expert centers, providing proof of technical feasibility rather than comparative evidence against reconstructive strategies</w:t>
      </w:r>
      <w:r w:rsidR="00826511">
        <w:rPr>
          <w:bCs/>
          <w:lang w:val="en-FR"/>
        </w:rPr>
        <w:t xml:space="preserve"> </w:t>
      </w:r>
      <w:r w:rsidR="00826511">
        <w:rPr>
          <w:bCs/>
          <w:lang w:val="en-FR"/>
        </w:rPr>
        <w:fldChar w:fldCharType="begin"/>
      </w:r>
      <w:r w:rsidR="00826511">
        <w:rPr>
          <w:bCs/>
          <w:lang w:val="en-FR"/>
        </w:rPr>
        <w:instrText xml:space="preserve"> ADDIN ZOTERO_ITEM CSL_CITATION {"citationID":"89NlmMVw","properties":{"formattedCitation":"\\super 22\\nosupersub{}","plainCitation":"22","noteIndex":0},"citationItems":[{"id":805,"uris":["http://zotero.org/users/6327427/items/2PFKZEVN"],"itemData":{"id":805,"type":"article-journal","abstract":"BACKGROUND: Hartmann's procedure (HP) followed by reversal restoration is the first choice for treatment of diffuse diverticular peritonitis. There is no unanimous consensus regarding the use of laparoscopy to treat the same condition.\nMETHODS: Data from 60 patients with diverticular diffuse peritonitis who underwent urgent HP followed by laparoscopic reversal were retrospectively analyzed. Patients were divided into 2 groups according to the open or laparoscopic HP (OHP, 24 patients; LHP, 36 patients). Outcomes were measured in terms of functional recovery, morbidity, mortality, and length of hospital stay.\nRESULTS: HPs showed no differences among the groups in terms of operative time, blood loss, and length of intensive care unit stay. Overall morbidity was significantly lower in LHP than in OHP, corresponding to 33.3% and 66.7% respectively ( P = .018). The incidence of both surgical and medical complications was higher in OHP than in LHP (41.7% vs 22.2% [ P = .044] and 45.8% vs 24.3% [ P = .023], respectively). Mortality was 16.6% for each group. LHP showed a faster return to bowel movements and a shorter hospital stay than OHP. The secondary intestinal reversal was possible in 92% of cases, successfully completed laparoscopically in 91.3%. No patients of LHP group required a conversion to open intestinal reversal.\nCONCLUSION: LHP for treatment of diverticular diffuse peritonitis showed significantly lower morbidity, faster recovery, shorter hospital stay, and higher rates of successful laparoscopic reversal when compared with OHP.","citation-key":"cassiniEmergencyHartmannsProcedure2017","container-title":"Surgical Innovation","DOI":"10.1177/1553350617722226","ISSN":"1553-3514","issue":"6","journalAbbreviation":"Surg Innov","language":"eng","page":"557-565","PMID":"28748737","source":"PubMed","title":"Emergency Hartmann's Procedure and Its Reversal: A Totally Laparoscopic 2-Step Surgery for the Treatment of Hinchey III and IV Diverticulitis","title-short":"Emergency Hartmann's Procedure and Its Reversal","volume":"24","author":[{"family":"Cassini","given":"Diletta"},{"family":"Miccini","given":"Michelangelo"},{"family":"Manoochehri","given":"Farshad"},{"family":"Gregori","given":"Matteo"},{"family":"Baldazzi","given":"Gianandrea"}],"issued":{"date-parts":[["2017",12]]}}}],"schema":"https://github.com/citation-style-language/schema/raw/master/csl-citation.json"} </w:instrText>
      </w:r>
      <w:r w:rsidR="00826511">
        <w:rPr>
          <w:bCs/>
          <w:lang w:val="en-FR"/>
        </w:rPr>
        <w:fldChar w:fldCharType="separate"/>
      </w:r>
      <w:r w:rsidR="00826511" w:rsidRPr="00826511">
        <w:rPr>
          <w:vertAlign w:val="superscript"/>
          <w:lang w:val="en-GB"/>
        </w:rPr>
        <w:t>22</w:t>
      </w:r>
      <w:r w:rsidR="00826511">
        <w:rPr>
          <w:bCs/>
          <w:lang w:val="en-FR"/>
        </w:rPr>
        <w:fldChar w:fldCharType="end"/>
      </w:r>
      <w:r w:rsidR="007A1A5E" w:rsidRPr="007A1A5E">
        <w:rPr>
          <w:bCs/>
          <w:lang w:val="en-FR"/>
        </w:rPr>
        <w:t>. Taken together, these studies support that LHP is feasible and may improve selected perioperative metrics in some contexts, but they do not demonstrate equivalence with the contemporary benchmark strategy of primary anastomosis with diversion for long-term stoma-free survival</w:t>
      </w:r>
      <w:r w:rsidR="00826511">
        <w:rPr>
          <w:bCs/>
          <w:lang w:val="en-FR"/>
        </w:rPr>
        <w:t xml:space="preserve">, </w:t>
      </w:r>
      <w:r w:rsidR="007A1A5E" w:rsidRPr="007A1A5E">
        <w:rPr>
          <w:bCs/>
          <w:lang w:val="en-FR"/>
        </w:rPr>
        <w:t>an issue directly addressed by the present matched comparative design.</w:t>
      </w:r>
    </w:p>
    <w:p w14:paraId="71472139" w14:textId="77777777" w:rsidR="00D9188C" w:rsidRDefault="00D9188C" w:rsidP="00D9188C">
      <w:pPr>
        <w:spacing w:line="480" w:lineRule="auto"/>
        <w:ind w:right="419" w:firstLine="720"/>
        <w:rPr>
          <w:bCs/>
          <w:lang w:val="en-FR"/>
        </w:rPr>
      </w:pPr>
      <w:r w:rsidRPr="00D9188C">
        <w:rPr>
          <w:bCs/>
          <w:lang w:val="en-FR"/>
        </w:rPr>
        <w:t>Our findings support a pragmatic interpretation for current practice in generalized diverticular peritonitis. In this matched national cohort, performing Hartmann’s procedure laparoscopically did not translate into clearly improved short-term outcomes and did not offset the long-term functional disadvantage inherent to a non-restorative strategy. When patients are stable and eligible for reconstruction, open sigmoid resection with protected primary anastomosis therefore remains the reference approach to maximize the likelihood of long-term stoma-free survival.</w:t>
      </w:r>
    </w:p>
    <w:p w14:paraId="6541C9C8" w14:textId="7FADB48B" w:rsidR="00100F79" w:rsidRDefault="00100F79" w:rsidP="00100F79">
      <w:pPr>
        <w:spacing w:line="480" w:lineRule="auto"/>
        <w:ind w:right="419" w:firstLine="720"/>
        <w:rPr>
          <w:bCs/>
          <w:lang w:val="en-FR"/>
        </w:rPr>
      </w:pPr>
      <w:r w:rsidRPr="00100F79">
        <w:rPr>
          <w:bCs/>
          <w:lang w:val="en-FR"/>
        </w:rPr>
        <w:t>This study has several strengths that support the robustness and relevance of the present findings. It relies on a national multicenter surgical database (AFC), provides one of the largest reported series specifically focused on laparoscopic Hartmann’s procedure in this emergency indication, and uses propensity score matching to reduce baseline imbalance when benchmarking LHP against the contemporary reference strateg</w:t>
      </w:r>
      <w:r>
        <w:rPr>
          <w:bCs/>
          <w:lang w:val="en-FR"/>
        </w:rPr>
        <w:t xml:space="preserve">y. </w:t>
      </w:r>
      <w:r w:rsidRPr="00100F79">
        <w:rPr>
          <w:bCs/>
          <w:lang w:val="en-FR"/>
        </w:rPr>
        <w:t>Nonetheless, several limitations must be acknowledged. As a retrospective analysis, the comparison remains exposed to residual confounding despite propensity-score matching. Key clinical variables were not available, including</w:t>
      </w:r>
      <w:r w:rsidR="002D5C5F">
        <w:rPr>
          <w:bCs/>
          <w:lang w:val="en-FR"/>
        </w:rPr>
        <w:t xml:space="preserve"> </w:t>
      </w:r>
      <w:r w:rsidRPr="00100F79">
        <w:rPr>
          <w:bCs/>
          <w:lang w:val="en-FR"/>
        </w:rPr>
        <w:t>the initial intention regarding restoration of continuity, which may have influenced both treatment allocation and subsequent stoma management. Approximately half of LHP required conversion, and the dataset did not capture the reasons for conversion</w:t>
      </w:r>
      <w:r>
        <w:rPr>
          <w:bCs/>
          <w:lang w:val="en-FR"/>
        </w:rPr>
        <w:t>. Additionnaly</w:t>
      </w:r>
      <w:r w:rsidRPr="00100F79">
        <w:rPr>
          <w:bCs/>
          <w:lang w:val="en-FR"/>
        </w:rPr>
        <w:t xml:space="preserve">, detailed information on the modalities of restoration of continuity was not available </w:t>
      </w:r>
      <w:r w:rsidRPr="00100F79">
        <w:rPr>
          <w:bCs/>
          <w:lang w:val="en-FR"/>
        </w:rPr>
        <w:lastRenderedPageBreak/>
        <w:t>(surgical approach at reversal and whether reconstruction was performed with or without diversion), and quality-of-life outcomes were not collected.</w:t>
      </w:r>
    </w:p>
    <w:p w14:paraId="0047D1FC" w14:textId="4F1DEDB4" w:rsidR="00CB5A11" w:rsidRPr="0057525A" w:rsidRDefault="00100F79" w:rsidP="0057525A">
      <w:pPr>
        <w:spacing w:line="480" w:lineRule="auto"/>
        <w:ind w:right="419" w:firstLine="720"/>
        <w:rPr>
          <w:b/>
          <w:lang w:val="en-FR"/>
        </w:rPr>
      </w:pPr>
      <w:r w:rsidRPr="00100F79">
        <w:rPr>
          <w:bCs/>
          <w:lang w:val="en-FR"/>
        </w:rPr>
        <w:t>In conclusion, in a propensity score–matched national multicenter cohort, laparoscopic Hartmann’s procedure was associated with lower long-term stoma-free survival than open sigmoid resection with protected primary anastomosis, while short-term outcomes were similar. The conversion-status analysis suggests that this difference is unlikely to be driven by conversion itself. These findings support that, in stable patients with generalized diverticular peritonitis, sigmoid resection with primary anastomosis protected by a diverting ileostomy should remain the preferred strategy, whereas Hartmann’s procedure should be reserved for unstable or very high-risk patients.</w:t>
      </w:r>
    </w:p>
    <w:p w14:paraId="2A6D1403" w14:textId="7DA6BA59" w:rsidR="00E23FE0" w:rsidRPr="00CB5A11" w:rsidRDefault="00E23FE0">
      <w:pPr>
        <w:rPr>
          <w:b/>
          <w:lang w:val="fr-FR"/>
          <w:rPrChange w:id="10" w:author="MARIANI Antoine" w:date="2025-12-17T11:19:00Z">
            <w:rPr>
              <w:b/>
            </w:rPr>
          </w:rPrChange>
        </w:rPr>
      </w:pPr>
      <w:r w:rsidRPr="00CB5A11">
        <w:rPr>
          <w:b/>
          <w:lang w:val="fr-FR"/>
          <w:rPrChange w:id="11" w:author="MARIANI Antoine" w:date="2025-12-17T11:19:00Z">
            <w:rPr>
              <w:b/>
            </w:rPr>
          </w:rPrChange>
        </w:rPr>
        <w:br w:type="page"/>
      </w:r>
    </w:p>
    <w:p w14:paraId="60244636" w14:textId="7F9C4E19" w:rsidR="00451979" w:rsidRPr="006F1D1D" w:rsidRDefault="004D0EF1" w:rsidP="00145006">
      <w:pPr>
        <w:spacing w:line="480" w:lineRule="auto"/>
        <w:ind w:right="419"/>
        <w:rPr>
          <w:b/>
        </w:rPr>
      </w:pPr>
      <w:r w:rsidRPr="006F1D1D">
        <w:rPr>
          <w:b/>
        </w:rPr>
        <w:lastRenderedPageBreak/>
        <w:t>Funding/Support</w:t>
      </w:r>
    </w:p>
    <w:p w14:paraId="6AA67AF4" w14:textId="77777777" w:rsidR="00451979" w:rsidRPr="006F1D1D" w:rsidRDefault="004D0EF1" w:rsidP="00145006">
      <w:pPr>
        <w:spacing w:line="480" w:lineRule="auto"/>
        <w:ind w:right="419"/>
      </w:pPr>
      <w:r w:rsidRPr="006F1D1D">
        <w:t>This research was conducted without external or internal sources of funding.</w:t>
      </w:r>
    </w:p>
    <w:p w14:paraId="0FC7CDB7" w14:textId="77777777" w:rsidR="00451979" w:rsidRPr="006F1D1D" w:rsidRDefault="00451979" w:rsidP="00145006">
      <w:pPr>
        <w:spacing w:line="480" w:lineRule="auto"/>
        <w:ind w:right="419"/>
      </w:pPr>
    </w:p>
    <w:p w14:paraId="7F2BAE9B" w14:textId="77777777" w:rsidR="00451979" w:rsidRPr="006F1D1D" w:rsidRDefault="004D0EF1" w:rsidP="00145006">
      <w:pPr>
        <w:spacing w:line="480" w:lineRule="auto"/>
        <w:ind w:right="419"/>
        <w:rPr>
          <w:b/>
        </w:rPr>
      </w:pPr>
      <w:r w:rsidRPr="006F1D1D">
        <w:rPr>
          <w:b/>
        </w:rPr>
        <w:t>Conflict of interest/Disclosure</w:t>
      </w:r>
    </w:p>
    <w:p w14:paraId="444510B7" w14:textId="69E322CF" w:rsidR="00545573" w:rsidRPr="006F1D1D" w:rsidRDefault="00DE2B07" w:rsidP="00145006">
      <w:pPr>
        <w:spacing w:line="480" w:lineRule="auto"/>
        <w:ind w:right="419"/>
      </w:pPr>
      <w:r w:rsidRPr="006F1D1D">
        <w:t>A</w:t>
      </w:r>
      <w:r w:rsidR="008B07D8" w:rsidRPr="006F1D1D">
        <w:t>M</w:t>
      </w:r>
      <w:r w:rsidRPr="006F1D1D">
        <w:t>:</w:t>
      </w:r>
    </w:p>
    <w:p w14:paraId="5354E5B5" w14:textId="77777777" w:rsidR="00AB2F71" w:rsidRPr="006F1D1D" w:rsidRDefault="00AB2F71" w:rsidP="00145006">
      <w:pPr>
        <w:ind w:right="419"/>
        <w:rPr>
          <w:b/>
          <w:bCs/>
        </w:rPr>
      </w:pPr>
      <w:r w:rsidRPr="006F1D1D">
        <w:rPr>
          <w:b/>
          <w:bCs/>
        </w:rPr>
        <w:t>Acknowledgements</w:t>
      </w:r>
    </w:p>
    <w:p w14:paraId="6B5B4DCB" w14:textId="77777777" w:rsidR="00AB2F71" w:rsidRPr="006F1D1D" w:rsidRDefault="00AB2F71" w:rsidP="00145006">
      <w:pPr>
        <w:ind w:right="419"/>
        <w:rPr>
          <w:b/>
          <w:bCs/>
        </w:rPr>
      </w:pPr>
    </w:p>
    <w:p w14:paraId="62125E4E" w14:textId="7DE5534A" w:rsidR="00311966" w:rsidRPr="006F1D1D" w:rsidRDefault="00AB2F71" w:rsidP="00145006">
      <w:pPr>
        <w:ind w:right="419"/>
      </w:pPr>
      <w:r w:rsidRPr="006F1D1D">
        <w:t xml:space="preserve">This study was supported by </w:t>
      </w:r>
      <w:r w:rsidR="008B07D8" w:rsidRPr="006F1D1D">
        <w:t>AFC</w:t>
      </w:r>
      <w:r w:rsidRPr="006F1D1D">
        <w:t xml:space="preserve"> association</w:t>
      </w:r>
      <w:r w:rsidR="00311966" w:rsidRPr="006F1D1D">
        <w:br w:type="page"/>
      </w:r>
    </w:p>
    <w:p w14:paraId="29FB200D" w14:textId="2E68B09F" w:rsidR="00E23FE0" w:rsidRPr="00D85F96" w:rsidRDefault="00545573" w:rsidP="003C5B4D">
      <w:pPr>
        <w:spacing w:line="480" w:lineRule="auto"/>
        <w:ind w:right="419"/>
        <w:rPr>
          <w:b/>
          <w:bCs/>
          <w:lang w:val="en-GB"/>
          <w:rPrChange w:id="12" w:author="Thomas Husson" w:date="2026-01-07T12:11:00Z">
            <w:rPr>
              <w:b/>
              <w:bCs/>
              <w:lang w:val="fr-FR"/>
            </w:rPr>
          </w:rPrChange>
        </w:rPr>
      </w:pPr>
      <w:r w:rsidRPr="00D85F96">
        <w:rPr>
          <w:b/>
          <w:bCs/>
          <w:lang w:val="en-GB"/>
          <w:rPrChange w:id="13" w:author="Thomas Husson" w:date="2026-01-07T12:11:00Z">
            <w:rPr>
              <w:b/>
              <w:bCs/>
              <w:lang w:val="fr-FR"/>
            </w:rPr>
          </w:rPrChange>
        </w:rPr>
        <w:lastRenderedPageBreak/>
        <w:t>References</w:t>
      </w:r>
    </w:p>
    <w:p w14:paraId="6BC7AE89" w14:textId="77777777" w:rsidR="00047E87" w:rsidRPr="00047E87" w:rsidRDefault="003C5B4D" w:rsidP="00047E87">
      <w:pPr>
        <w:pStyle w:val="Bibliography"/>
        <w:rPr>
          <w:lang w:val="en-GB"/>
        </w:rPr>
      </w:pPr>
      <w:r w:rsidRPr="006F1D1D">
        <w:rPr>
          <w:b/>
          <w:bCs/>
        </w:rPr>
        <w:fldChar w:fldCharType="begin"/>
      </w:r>
      <w:r w:rsidR="00047E87">
        <w:rPr>
          <w:b/>
          <w:bCs/>
          <w:lang w:val="en-GB"/>
        </w:rPr>
        <w:instrText xml:space="preserve"> ADDIN ZOTERO_BIBL {"uncited":[],"omitted":[],"custom":[]} CSL_BIBLIOGRAPHY </w:instrText>
      </w:r>
      <w:r w:rsidRPr="006F1D1D">
        <w:rPr>
          <w:b/>
          <w:bCs/>
        </w:rPr>
        <w:fldChar w:fldCharType="separate"/>
      </w:r>
      <w:r w:rsidR="00047E87" w:rsidRPr="00047E87">
        <w:rPr>
          <w:lang w:val="en-GB"/>
        </w:rPr>
        <w:t>1.</w:t>
      </w:r>
      <w:r w:rsidR="00047E87" w:rsidRPr="00047E87">
        <w:rPr>
          <w:lang w:val="en-GB"/>
        </w:rPr>
        <w:tab/>
        <w:t xml:space="preserve">Hinchey EJ, Schaal PG, Richards GK. Treatment of perforated diverticular disease of the colon. </w:t>
      </w:r>
      <w:r w:rsidR="00047E87" w:rsidRPr="00047E87">
        <w:rPr>
          <w:i/>
          <w:iCs/>
          <w:lang w:val="en-GB"/>
        </w:rPr>
        <w:t>Adv Surg</w:t>
      </w:r>
      <w:r w:rsidR="00047E87" w:rsidRPr="00047E87">
        <w:rPr>
          <w:lang w:val="en-GB"/>
        </w:rPr>
        <w:t>. 1978;12:85-109.</w:t>
      </w:r>
    </w:p>
    <w:p w14:paraId="667F9C67" w14:textId="77777777" w:rsidR="00047E87" w:rsidRPr="00047E87" w:rsidRDefault="00047E87" w:rsidP="00047E87">
      <w:pPr>
        <w:pStyle w:val="Bibliography"/>
        <w:rPr>
          <w:lang w:val="en-GB"/>
        </w:rPr>
      </w:pPr>
      <w:r w:rsidRPr="00047E87">
        <w:rPr>
          <w:lang w:val="en-GB"/>
        </w:rPr>
        <w:t>2.</w:t>
      </w:r>
      <w:r w:rsidRPr="00047E87">
        <w:rPr>
          <w:lang w:val="en-GB"/>
        </w:rPr>
        <w:tab/>
        <w:t xml:space="preserve">Hanna MH, Kaiser AM. Update on the management of sigmoid diverticulitis. </w:t>
      </w:r>
      <w:r w:rsidRPr="00047E87">
        <w:rPr>
          <w:i/>
          <w:iCs/>
          <w:lang w:val="en-GB"/>
        </w:rPr>
        <w:t>World J Gastroenterol</w:t>
      </w:r>
      <w:r w:rsidRPr="00047E87">
        <w:rPr>
          <w:lang w:val="en-GB"/>
        </w:rPr>
        <w:t>. 2021;27(9):760-781. doi:10.3748/wjg.v27.i9.760</w:t>
      </w:r>
    </w:p>
    <w:p w14:paraId="48A00524" w14:textId="77777777" w:rsidR="00047E87" w:rsidRPr="00047E87" w:rsidRDefault="00047E87" w:rsidP="00047E87">
      <w:pPr>
        <w:pStyle w:val="Bibliography"/>
        <w:rPr>
          <w:lang w:val="en-GB"/>
        </w:rPr>
      </w:pPr>
      <w:r w:rsidRPr="00047E87">
        <w:rPr>
          <w:lang w:val="en-GB"/>
        </w:rPr>
        <w:t>3.</w:t>
      </w:r>
      <w:r w:rsidRPr="00047E87">
        <w:rPr>
          <w:lang w:val="en-GB"/>
        </w:rPr>
        <w:tab/>
        <w:t xml:space="preserve">Regenbogen SE, Hardiman KM, Hendren S, Morris AM. Surgery for Diverticulitis in the 21st Century: A Systematic Review. </w:t>
      </w:r>
      <w:r w:rsidRPr="00047E87">
        <w:rPr>
          <w:i/>
          <w:iCs/>
          <w:lang w:val="en-GB"/>
        </w:rPr>
        <w:t>JAMA Surg</w:t>
      </w:r>
      <w:r w:rsidRPr="00047E87">
        <w:rPr>
          <w:lang w:val="en-GB"/>
        </w:rPr>
        <w:t>. 2014;149(3):292-303. doi:10.1001/jamasurg.2013.5477</w:t>
      </w:r>
    </w:p>
    <w:p w14:paraId="3DF21B3B" w14:textId="77777777" w:rsidR="00047E87" w:rsidRPr="00047E87" w:rsidRDefault="00047E87" w:rsidP="00047E87">
      <w:pPr>
        <w:pStyle w:val="Bibliography"/>
        <w:rPr>
          <w:lang w:val="en-GB"/>
        </w:rPr>
      </w:pPr>
      <w:r w:rsidRPr="00047E87">
        <w:rPr>
          <w:lang w:val="en-GB"/>
        </w:rPr>
        <w:t>4.</w:t>
      </w:r>
      <w:r w:rsidRPr="00047E87">
        <w:rPr>
          <w:lang w:val="en-GB"/>
        </w:rPr>
        <w:tab/>
        <w:t xml:space="preserve">Hallam S, Mothe BS, Tirumulaju R. Hartmann’s procedure, reversal and rate of stoma-free survival. </w:t>
      </w:r>
      <w:r w:rsidRPr="00047E87">
        <w:rPr>
          <w:i/>
          <w:iCs/>
          <w:lang w:val="en-GB"/>
        </w:rPr>
        <w:t>Ann R Coll Surg Engl</w:t>
      </w:r>
      <w:r w:rsidRPr="00047E87">
        <w:rPr>
          <w:lang w:val="en-GB"/>
        </w:rPr>
        <w:t>. 2018;100(4):301-307. doi:10.1308/rcsann.2018.0006</w:t>
      </w:r>
    </w:p>
    <w:p w14:paraId="0C0B8885" w14:textId="77777777" w:rsidR="00047E87" w:rsidRPr="00047E87" w:rsidRDefault="00047E87" w:rsidP="00047E87">
      <w:pPr>
        <w:pStyle w:val="Bibliography"/>
        <w:rPr>
          <w:lang w:val="en-GB"/>
        </w:rPr>
      </w:pPr>
      <w:r w:rsidRPr="00047E87">
        <w:rPr>
          <w:lang w:val="en-GB"/>
        </w:rPr>
        <w:t>5.</w:t>
      </w:r>
      <w:r w:rsidRPr="00047E87">
        <w:rPr>
          <w:lang w:val="en-GB"/>
        </w:rPr>
        <w:tab/>
        <w:t xml:space="preserve">Sartelli M, Weber DG, Kluger Y, et al. 2020 update of the WSES guidelines for the management of acute colonic diverticulitis in the emergency setting. </w:t>
      </w:r>
      <w:r w:rsidRPr="00047E87">
        <w:rPr>
          <w:i/>
          <w:iCs/>
          <w:lang w:val="en-GB"/>
        </w:rPr>
        <w:t>World J Emerg Surg</w:t>
      </w:r>
      <w:r w:rsidRPr="00047E87">
        <w:rPr>
          <w:lang w:val="en-GB"/>
        </w:rPr>
        <w:t>. 2020;15(1):32. doi:10.1186/s13017-020-00313-4</w:t>
      </w:r>
    </w:p>
    <w:p w14:paraId="318100E0" w14:textId="77777777" w:rsidR="00047E87" w:rsidRPr="00047E87" w:rsidRDefault="00047E87" w:rsidP="00047E87">
      <w:pPr>
        <w:pStyle w:val="Bibliography"/>
        <w:rPr>
          <w:lang w:val="fr-FR"/>
        </w:rPr>
      </w:pPr>
      <w:r w:rsidRPr="00047E87">
        <w:rPr>
          <w:lang w:val="en-GB"/>
        </w:rPr>
        <w:t>6.</w:t>
      </w:r>
      <w:r w:rsidRPr="00047E87">
        <w:rPr>
          <w:lang w:val="en-GB"/>
        </w:rPr>
        <w:tab/>
        <w:t xml:space="preserve">Hall J, Hardiman K, Lee S, et al. The American Society of Colon and Rectal Surgeons Clinical Practice Guidelines for the Treatment of Left-Sided Colonic Diverticulitis. </w:t>
      </w:r>
      <w:r w:rsidRPr="00047E87">
        <w:rPr>
          <w:i/>
          <w:iCs/>
          <w:lang w:val="fr-FR"/>
        </w:rPr>
        <w:t>Dis Colon Rectum</w:t>
      </w:r>
      <w:r w:rsidRPr="00047E87">
        <w:rPr>
          <w:lang w:val="fr-FR"/>
        </w:rPr>
        <w:t>. 2020;63(6):728. doi:10.1097/DCR.0000000000001679</w:t>
      </w:r>
    </w:p>
    <w:p w14:paraId="3D0B71CF" w14:textId="77777777" w:rsidR="00047E87" w:rsidRPr="00047E87" w:rsidRDefault="00047E87" w:rsidP="00047E87">
      <w:pPr>
        <w:pStyle w:val="Bibliography"/>
        <w:rPr>
          <w:lang w:val="fr-FR"/>
        </w:rPr>
      </w:pPr>
      <w:r w:rsidRPr="00047E87">
        <w:rPr>
          <w:lang w:val="fr-FR"/>
        </w:rPr>
        <w:t>7.</w:t>
      </w:r>
      <w:r w:rsidRPr="00047E87">
        <w:rPr>
          <w:lang w:val="fr-FR"/>
        </w:rPr>
        <w:tab/>
        <w:t xml:space="preserve">Haute Autorité de Santé HAS. </w:t>
      </w:r>
      <w:r w:rsidRPr="00047E87">
        <w:rPr>
          <w:i/>
          <w:iCs/>
          <w:lang w:val="fr-FR"/>
        </w:rPr>
        <w:t>Prise en charge médicale et chirurgicale de la diverticulite colique</w:t>
      </w:r>
      <w:r w:rsidRPr="00047E87">
        <w:rPr>
          <w:lang w:val="fr-FR"/>
        </w:rPr>
        <w:t>.; 2017. https://www.has-sante.fr/jcms/c_2806798/fr/prise-en-charge-medicale-et-chirurgicale-de-la-diverticulite-colique</w:t>
      </w:r>
    </w:p>
    <w:p w14:paraId="7B19E345" w14:textId="77777777" w:rsidR="00047E87" w:rsidRPr="00047E87" w:rsidRDefault="00047E87" w:rsidP="00047E87">
      <w:pPr>
        <w:pStyle w:val="Bibliography"/>
        <w:rPr>
          <w:lang w:val="en-GB"/>
        </w:rPr>
      </w:pPr>
      <w:r w:rsidRPr="00047E87">
        <w:rPr>
          <w:lang w:val="fr-FR"/>
        </w:rPr>
        <w:t>8.</w:t>
      </w:r>
      <w:r w:rsidRPr="00047E87">
        <w:rPr>
          <w:lang w:val="fr-FR"/>
        </w:rPr>
        <w:tab/>
        <w:t xml:space="preserve">Bridoux V, Regimbeau JM, Ouaissi M, et al. </w:t>
      </w:r>
      <w:r w:rsidRPr="00047E87">
        <w:rPr>
          <w:lang w:val="en-GB"/>
        </w:rPr>
        <w:t xml:space="preserve">Hartmann’s Procedure or Primary Anastomosis for Generalized Peritonitis due to Perforated Diverticulitis: A Prospective Multicenter Randomized Trial (DIVERTI). </w:t>
      </w:r>
      <w:r w:rsidRPr="00047E87">
        <w:rPr>
          <w:i/>
          <w:iCs/>
          <w:lang w:val="en-GB"/>
        </w:rPr>
        <w:t>J Am Coll Surg</w:t>
      </w:r>
      <w:r w:rsidRPr="00047E87">
        <w:rPr>
          <w:lang w:val="en-GB"/>
        </w:rPr>
        <w:t>. 2017;225(6):798-805. doi:10.1016/j.jamcollsurg.2017.09.004</w:t>
      </w:r>
    </w:p>
    <w:p w14:paraId="2B30BC70" w14:textId="77777777" w:rsidR="00047E87" w:rsidRPr="00047E87" w:rsidRDefault="00047E87" w:rsidP="00047E87">
      <w:pPr>
        <w:pStyle w:val="Bibliography"/>
        <w:rPr>
          <w:lang w:val="en-GB"/>
        </w:rPr>
      </w:pPr>
      <w:r w:rsidRPr="00047E87">
        <w:rPr>
          <w:lang w:val="en-GB"/>
        </w:rPr>
        <w:t>9.</w:t>
      </w:r>
      <w:r w:rsidRPr="00047E87">
        <w:rPr>
          <w:lang w:val="en-GB"/>
        </w:rPr>
        <w:tab/>
        <w:t xml:space="preserve">Oberkofler CE, Rickenbacher A, Raptis DA, et al. A Multicenter Randomized Clinical Trial of Primary Anastomosis or Hartmann’s Procedure for Perforated Left Colonic Diverticulitis With Purulent or Fecal Peritonitis. </w:t>
      </w:r>
      <w:r w:rsidRPr="00047E87">
        <w:rPr>
          <w:i/>
          <w:iCs/>
          <w:lang w:val="en-GB"/>
        </w:rPr>
        <w:t>Ann Surg</w:t>
      </w:r>
      <w:r w:rsidRPr="00047E87">
        <w:rPr>
          <w:lang w:val="en-GB"/>
        </w:rPr>
        <w:t>. 2012;256(5):819. doi:10.1097/SLA.0b013e31827324ba</w:t>
      </w:r>
    </w:p>
    <w:p w14:paraId="07B9DD99" w14:textId="77777777" w:rsidR="00047E87" w:rsidRPr="00047E87" w:rsidRDefault="00047E87" w:rsidP="00047E87">
      <w:pPr>
        <w:pStyle w:val="Bibliography"/>
        <w:rPr>
          <w:lang w:val="en-GB"/>
        </w:rPr>
      </w:pPr>
      <w:r w:rsidRPr="00047E87">
        <w:rPr>
          <w:lang w:val="en-GB"/>
        </w:rPr>
        <w:t>10.</w:t>
      </w:r>
      <w:r w:rsidRPr="00047E87">
        <w:rPr>
          <w:lang w:val="en-GB"/>
        </w:rPr>
        <w:tab/>
        <w:t xml:space="preserve">Lambrichts DPV, Vennix S, Musters GD, et al. Hartmann’s procedure versus sigmoidectomy with primary anastomosis for perforated diverticulitis with purulent or faecal peritonitis (LADIES): a multicentre, parallel-group, randomised, open-label, superiority trial. </w:t>
      </w:r>
      <w:r w:rsidRPr="00047E87">
        <w:rPr>
          <w:i/>
          <w:iCs/>
          <w:lang w:val="en-GB"/>
        </w:rPr>
        <w:t>Lancet Gastroenterol Hepatol</w:t>
      </w:r>
      <w:r w:rsidRPr="00047E87">
        <w:rPr>
          <w:lang w:val="en-GB"/>
        </w:rPr>
        <w:t>. 2019;4(8):599-610. doi:10.1016/S2468-1253(19)30174-8</w:t>
      </w:r>
    </w:p>
    <w:p w14:paraId="0076DFF2" w14:textId="77777777" w:rsidR="00047E87" w:rsidRPr="00047E87" w:rsidRDefault="00047E87" w:rsidP="00047E87">
      <w:pPr>
        <w:pStyle w:val="Bibliography"/>
        <w:rPr>
          <w:lang w:val="en-GB"/>
        </w:rPr>
      </w:pPr>
      <w:r w:rsidRPr="00047E87">
        <w:rPr>
          <w:lang w:val="en-GB"/>
        </w:rPr>
        <w:t>11.</w:t>
      </w:r>
      <w:r w:rsidRPr="00047E87">
        <w:rPr>
          <w:lang w:val="en-GB"/>
        </w:rPr>
        <w:tab/>
        <w:t xml:space="preserve">Cirocchi R, Afshar S, Shaban F, et al. Perforated sigmoid diverticulitis: Hartmann’s procedure or resection with primary anastomosis-a systematic review and meta-analysis of randomised control trials. </w:t>
      </w:r>
      <w:r w:rsidRPr="00047E87">
        <w:rPr>
          <w:i/>
          <w:iCs/>
          <w:lang w:val="en-GB"/>
        </w:rPr>
        <w:t>Tech Coloproctology</w:t>
      </w:r>
      <w:r w:rsidRPr="00047E87">
        <w:rPr>
          <w:lang w:val="en-GB"/>
        </w:rPr>
        <w:t>. 2018;22(10):743-753. doi:10.1007/s10151-018-1819-9</w:t>
      </w:r>
    </w:p>
    <w:p w14:paraId="6B7A0494" w14:textId="77777777" w:rsidR="00047E87" w:rsidRPr="00047E87" w:rsidRDefault="00047E87" w:rsidP="00047E87">
      <w:pPr>
        <w:pStyle w:val="Bibliography"/>
        <w:rPr>
          <w:lang w:val="fr-FR"/>
        </w:rPr>
      </w:pPr>
      <w:r w:rsidRPr="00047E87">
        <w:rPr>
          <w:lang w:val="en-GB"/>
        </w:rPr>
        <w:t>12.</w:t>
      </w:r>
      <w:r w:rsidRPr="00047E87">
        <w:rPr>
          <w:lang w:val="en-GB"/>
        </w:rPr>
        <w:tab/>
        <w:t xml:space="preserve">Acuna SA, Wood T, Chesney TR, et al. Operative Strategies for Perforated Diverticulitis: A Systematic Review and Meta-analysis. </w:t>
      </w:r>
      <w:r w:rsidRPr="00047E87">
        <w:rPr>
          <w:i/>
          <w:iCs/>
          <w:lang w:val="fr-FR"/>
        </w:rPr>
        <w:t>Dis Colon Rectum</w:t>
      </w:r>
      <w:r w:rsidRPr="00047E87">
        <w:rPr>
          <w:lang w:val="fr-FR"/>
        </w:rPr>
        <w:t>. 2018;61(12):1442-1453. doi:10.1097/DCR.0000000000001149</w:t>
      </w:r>
    </w:p>
    <w:p w14:paraId="430E8E6A" w14:textId="77777777" w:rsidR="00047E87" w:rsidRPr="00047E87" w:rsidRDefault="00047E87" w:rsidP="00047E87">
      <w:pPr>
        <w:pStyle w:val="Bibliography"/>
        <w:rPr>
          <w:lang w:val="en-GB"/>
        </w:rPr>
      </w:pPr>
      <w:r w:rsidRPr="00047E87">
        <w:rPr>
          <w:lang w:val="fr-FR"/>
        </w:rPr>
        <w:lastRenderedPageBreak/>
        <w:t>13.</w:t>
      </w:r>
      <w:r w:rsidRPr="00047E87">
        <w:rPr>
          <w:lang w:val="fr-FR"/>
        </w:rPr>
        <w:tab/>
        <w:t xml:space="preserve">Pinson J, Tuech JJ, Ouaissi M, et al. </w:t>
      </w:r>
      <w:r w:rsidRPr="00047E87">
        <w:rPr>
          <w:lang w:val="en-GB"/>
        </w:rPr>
        <w:t xml:space="preserve">Role of protective stoma after primary anastomosis for generalized peritonitis due to perforated diverticulitis-DIVERTI 2 (a prospective multicenter randomized trial): rationale and design (nct04604730). </w:t>
      </w:r>
      <w:r w:rsidRPr="00047E87">
        <w:rPr>
          <w:i/>
          <w:iCs/>
          <w:lang w:val="en-GB"/>
        </w:rPr>
        <w:t>BMC Surg</w:t>
      </w:r>
      <w:r w:rsidRPr="00047E87">
        <w:rPr>
          <w:lang w:val="en-GB"/>
        </w:rPr>
        <w:t>. 2022;22(1):191. doi:10.1186/s12893-022-01589-w</w:t>
      </w:r>
    </w:p>
    <w:p w14:paraId="207A4610" w14:textId="77777777" w:rsidR="00047E87" w:rsidRPr="00047E87" w:rsidRDefault="00047E87" w:rsidP="00047E87">
      <w:pPr>
        <w:pStyle w:val="Bibliography"/>
        <w:rPr>
          <w:lang w:val="en-GB"/>
        </w:rPr>
      </w:pPr>
      <w:r w:rsidRPr="00047E87">
        <w:rPr>
          <w:lang w:val="en-GB"/>
        </w:rPr>
        <w:t>14.</w:t>
      </w:r>
      <w:r w:rsidRPr="00047E87">
        <w:rPr>
          <w:lang w:val="en-GB"/>
        </w:rPr>
        <w:tab/>
        <w:t xml:space="preserve">Esparza Monzavi CA, Naffouje SA, Chaudhry V, Nordenstam J, Mellgren A, Gantt G. Open vs Minimally Invasive Approach for Emergent Colectomy in Perforated Diverticulitis. </w:t>
      </w:r>
      <w:r w:rsidRPr="00047E87">
        <w:rPr>
          <w:i/>
          <w:iCs/>
          <w:lang w:val="en-GB"/>
        </w:rPr>
        <w:t>Dis Colon Rectum</w:t>
      </w:r>
      <w:r w:rsidRPr="00047E87">
        <w:rPr>
          <w:lang w:val="en-GB"/>
        </w:rPr>
        <w:t>. 2021;64(3):319-327. doi:10.1097/DCR.0000000000001805</w:t>
      </w:r>
    </w:p>
    <w:p w14:paraId="0DDE8737" w14:textId="77777777" w:rsidR="00047E87" w:rsidRPr="00047E87" w:rsidRDefault="00047E87" w:rsidP="00047E87">
      <w:pPr>
        <w:pStyle w:val="Bibliography"/>
        <w:rPr>
          <w:lang w:val="en-GB"/>
        </w:rPr>
      </w:pPr>
      <w:r w:rsidRPr="00047E87">
        <w:rPr>
          <w:lang w:val="en-GB"/>
        </w:rPr>
        <w:t>15.</w:t>
      </w:r>
      <w:r w:rsidRPr="00047E87">
        <w:rPr>
          <w:lang w:val="en-GB"/>
        </w:rPr>
        <w:tab/>
        <w:t xml:space="preserve">Lee YF, Brown RF, Battaglia M, Cleary RK. Laparoscopic Versus Open Emergent Sigmoid Resection for Perforated Diverticulitis. </w:t>
      </w:r>
      <w:r w:rsidRPr="00047E87">
        <w:rPr>
          <w:i/>
          <w:iCs/>
          <w:lang w:val="en-GB"/>
        </w:rPr>
        <w:t>J Gastrointest Surg Off J Soc Surg Aliment Tract</w:t>
      </w:r>
      <w:r w:rsidRPr="00047E87">
        <w:rPr>
          <w:lang w:val="en-GB"/>
        </w:rPr>
        <w:t>. 2020;24(5):1173-1182. doi:10.1007/s11605-019-04490-9</w:t>
      </w:r>
    </w:p>
    <w:p w14:paraId="2CF613AF" w14:textId="77777777" w:rsidR="00047E87" w:rsidRPr="00047E87" w:rsidRDefault="00047E87" w:rsidP="00047E87">
      <w:pPr>
        <w:pStyle w:val="Bibliography"/>
        <w:rPr>
          <w:lang w:val="fr-FR"/>
        </w:rPr>
      </w:pPr>
      <w:r w:rsidRPr="00047E87">
        <w:rPr>
          <w:lang w:val="en-GB"/>
        </w:rPr>
        <w:t>16.</w:t>
      </w:r>
      <w:r w:rsidRPr="00047E87">
        <w:rPr>
          <w:lang w:val="en-GB"/>
        </w:rPr>
        <w:tab/>
        <w:t xml:space="preserve">Schultz JK, Yaqub S, Wallon C, et al. Laparoscopic Lavage vs Primary Resection for Acute Perforated Diverticulitis: The SCANDIV Randomized Clinical Trial. </w:t>
      </w:r>
      <w:r w:rsidRPr="00047E87">
        <w:rPr>
          <w:i/>
          <w:iCs/>
          <w:lang w:val="fr-FR"/>
        </w:rPr>
        <w:t>JAMA</w:t>
      </w:r>
      <w:r w:rsidRPr="00047E87">
        <w:rPr>
          <w:lang w:val="fr-FR"/>
        </w:rPr>
        <w:t>. 2015;314(13):1364-1375. doi:10.1001/jama.2015.12076</w:t>
      </w:r>
    </w:p>
    <w:p w14:paraId="775DFE15" w14:textId="77777777" w:rsidR="00047E87" w:rsidRPr="00047E87" w:rsidRDefault="00047E87" w:rsidP="00047E87">
      <w:pPr>
        <w:pStyle w:val="Bibliography"/>
        <w:rPr>
          <w:lang w:val="en-GB"/>
        </w:rPr>
      </w:pPr>
      <w:r w:rsidRPr="00047E87">
        <w:rPr>
          <w:lang w:val="fr-FR"/>
        </w:rPr>
        <w:t>17.</w:t>
      </w:r>
      <w:r w:rsidRPr="00047E87">
        <w:rPr>
          <w:lang w:val="fr-FR"/>
        </w:rPr>
        <w:tab/>
        <w:t xml:space="preserve">Hoek VT, Edomskis PP, Stark PW, et al. </w:t>
      </w:r>
      <w:r w:rsidRPr="00047E87">
        <w:rPr>
          <w:lang w:val="en-GB"/>
        </w:rPr>
        <w:t xml:space="preserve">Laparoscopic peritoneal lavage versus sigmoidectomy for perforated diverticulitis with purulent peritonitis: three-year follow-up of the randomised LOLA trial. </w:t>
      </w:r>
      <w:r w:rsidRPr="00047E87">
        <w:rPr>
          <w:i/>
          <w:iCs/>
          <w:lang w:val="en-GB"/>
        </w:rPr>
        <w:t>Surg Endosc</w:t>
      </w:r>
      <w:r w:rsidRPr="00047E87">
        <w:rPr>
          <w:lang w:val="en-GB"/>
        </w:rPr>
        <w:t>. 2022;36(10):7764-7774. doi:10.1007/s00464-022-09326-3</w:t>
      </w:r>
    </w:p>
    <w:p w14:paraId="6BE95FD7" w14:textId="77777777" w:rsidR="00047E87" w:rsidRPr="00047E87" w:rsidRDefault="00047E87" w:rsidP="00047E87">
      <w:pPr>
        <w:pStyle w:val="Bibliography"/>
        <w:rPr>
          <w:lang w:val="en-GB"/>
        </w:rPr>
      </w:pPr>
      <w:r w:rsidRPr="00047E87">
        <w:rPr>
          <w:lang w:val="en-GB"/>
        </w:rPr>
        <w:t>18.</w:t>
      </w:r>
      <w:r w:rsidRPr="00047E87">
        <w:rPr>
          <w:lang w:val="en-GB"/>
        </w:rPr>
        <w:tab/>
        <w:t xml:space="preserve">Marshall JR, Buchwald PL, Gandhi J, et al. Laparoscopic Lavage in the Management of Hinchey Grade III Diverticulitis: A Systematic Review. </w:t>
      </w:r>
      <w:r w:rsidRPr="00047E87">
        <w:rPr>
          <w:i/>
          <w:iCs/>
          <w:lang w:val="en-GB"/>
        </w:rPr>
        <w:t>Ann Surg</w:t>
      </w:r>
      <w:r w:rsidRPr="00047E87">
        <w:rPr>
          <w:lang w:val="en-GB"/>
        </w:rPr>
        <w:t>. 2017;265(4):670. doi:10.1097/SLA.0000000000002005</w:t>
      </w:r>
    </w:p>
    <w:p w14:paraId="730EB0D1" w14:textId="77777777" w:rsidR="00047E87" w:rsidRPr="00047E87" w:rsidRDefault="00047E87" w:rsidP="00047E87">
      <w:pPr>
        <w:pStyle w:val="Bibliography"/>
        <w:rPr>
          <w:lang w:val="en-GB"/>
        </w:rPr>
      </w:pPr>
      <w:r w:rsidRPr="00047E87">
        <w:rPr>
          <w:lang w:val="en-GB"/>
        </w:rPr>
        <w:t>19.</w:t>
      </w:r>
      <w:r w:rsidRPr="00047E87">
        <w:rPr>
          <w:lang w:val="en-GB"/>
        </w:rPr>
        <w:tab/>
        <w:t xml:space="preserve">Turley RS, Barbas AS, Lidsky ME, Mantyh CR, Migaly J, Scarborough JE. Laparoscopic versus open Hartmann procedure for the emergency treatment of diverticulitis: a propensity-matched analysis. </w:t>
      </w:r>
      <w:r w:rsidRPr="00047E87">
        <w:rPr>
          <w:i/>
          <w:iCs/>
          <w:lang w:val="en-GB"/>
        </w:rPr>
        <w:t>Dis Colon Rectum</w:t>
      </w:r>
      <w:r w:rsidRPr="00047E87">
        <w:rPr>
          <w:lang w:val="en-GB"/>
        </w:rPr>
        <w:t>. 2013;56(1):72-82. doi:10.1097/DCR.0b013e3182749cf5</w:t>
      </w:r>
    </w:p>
    <w:p w14:paraId="15A2298E" w14:textId="77777777" w:rsidR="00047E87" w:rsidRPr="00047E87" w:rsidRDefault="00047E87" w:rsidP="00047E87">
      <w:pPr>
        <w:pStyle w:val="Bibliography"/>
        <w:rPr>
          <w:lang w:val="en-GB"/>
        </w:rPr>
      </w:pPr>
      <w:r w:rsidRPr="00047E87">
        <w:rPr>
          <w:lang w:val="en-GB"/>
        </w:rPr>
        <w:t>20.</w:t>
      </w:r>
      <w:r w:rsidRPr="00047E87">
        <w:rPr>
          <w:lang w:val="en-GB"/>
        </w:rPr>
        <w:tab/>
        <w:t xml:space="preserve">Vennix S, Lips DJ, Di Saverio S, et al. Acute laparoscopic and open sigmoidectomy for perforated diverticulitis: a propensity score-matched cohort. </w:t>
      </w:r>
      <w:r w:rsidRPr="00047E87">
        <w:rPr>
          <w:i/>
          <w:iCs/>
          <w:lang w:val="en-GB"/>
        </w:rPr>
        <w:t>Surg Endosc</w:t>
      </w:r>
      <w:r w:rsidRPr="00047E87">
        <w:rPr>
          <w:lang w:val="en-GB"/>
        </w:rPr>
        <w:t>. 2016;30:3889-3896. doi:10.1007/s00464-015-4694-8</w:t>
      </w:r>
    </w:p>
    <w:p w14:paraId="0920E828" w14:textId="77777777" w:rsidR="00047E87" w:rsidRPr="00047E87" w:rsidRDefault="00047E87" w:rsidP="00047E87">
      <w:pPr>
        <w:pStyle w:val="Bibliography"/>
        <w:rPr>
          <w:lang w:val="en-GB"/>
        </w:rPr>
      </w:pPr>
      <w:r w:rsidRPr="00047E87">
        <w:rPr>
          <w:lang w:val="en-GB"/>
        </w:rPr>
        <w:t>21.</w:t>
      </w:r>
      <w:r w:rsidRPr="00047E87">
        <w:rPr>
          <w:lang w:val="en-GB"/>
        </w:rPr>
        <w:tab/>
        <w:t xml:space="preserve">Vennix S, Boersema GS, Buskens CJ, et al. Emergency Laparoscopic Sigmoidectomy for Perforated Diverticulitis with Generalised Peritonitis: A Systematic Review. </w:t>
      </w:r>
      <w:r w:rsidRPr="00047E87">
        <w:rPr>
          <w:i/>
          <w:iCs/>
          <w:lang w:val="en-GB"/>
        </w:rPr>
        <w:t>Dig Surg</w:t>
      </w:r>
      <w:r w:rsidRPr="00047E87">
        <w:rPr>
          <w:lang w:val="en-GB"/>
        </w:rPr>
        <w:t>. 2015;33(1):1-7. doi:10.1159/000441150</w:t>
      </w:r>
    </w:p>
    <w:p w14:paraId="4E770984" w14:textId="77777777" w:rsidR="00047E87" w:rsidRPr="00047E87" w:rsidRDefault="00047E87" w:rsidP="00047E87">
      <w:pPr>
        <w:pStyle w:val="Bibliography"/>
        <w:rPr>
          <w:lang w:val="en-GB"/>
        </w:rPr>
      </w:pPr>
      <w:r w:rsidRPr="00047E87">
        <w:rPr>
          <w:lang w:val="en-GB"/>
        </w:rPr>
        <w:t>22.</w:t>
      </w:r>
      <w:r w:rsidRPr="00047E87">
        <w:rPr>
          <w:lang w:val="en-GB"/>
        </w:rPr>
        <w:tab/>
        <w:t xml:space="preserve">Cassini D, Miccini M, Manoochehri F, Gregori M, Baldazzi G. Emergency Hartmann’s Procedure and Its Reversal: A Totally Laparoscopic 2-Step Surgery for the Treatment of Hinchey III and IV Diverticulitis. </w:t>
      </w:r>
      <w:r w:rsidRPr="00047E87">
        <w:rPr>
          <w:i/>
          <w:iCs/>
          <w:lang w:val="en-GB"/>
        </w:rPr>
        <w:t>Surg Innov</w:t>
      </w:r>
      <w:r w:rsidRPr="00047E87">
        <w:rPr>
          <w:lang w:val="en-GB"/>
        </w:rPr>
        <w:t>. 2017;24(6):557-565. doi:10.1177/1553350617722226</w:t>
      </w:r>
    </w:p>
    <w:p w14:paraId="47B4F5A1" w14:textId="77777777" w:rsidR="00047E87" w:rsidRPr="00047E87" w:rsidRDefault="00047E87" w:rsidP="00047E87">
      <w:pPr>
        <w:pStyle w:val="Bibliography"/>
        <w:rPr>
          <w:lang w:val="fr-FR"/>
        </w:rPr>
      </w:pPr>
      <w:r w:rsidRPr="00047E87">
        <w:rPr>
          <w:lang w:val="en-GB"/>
        </w:rPr>
        <w:t>23.</w:t>
      </w:r>
      <w:r w:rsidRPr="00047E87">
        <w:rPr>
          <w:lang w:val="en-GB"/>
        </w:rPr>
        <w:tab/>
        <w:t xml:space="preserve">Tan L, Liu XY, Zhang B, Wang LL, Wei ZQ, Peng D. Laparoscopic versus open Hartmann reversal: a propensity score matching analysis. </w:t>
      </w:r>
      <w:r w:rsidRPr="00047E87">
        <w:rPr>
          <w:i/>
          <w:iCs/>
          <w:lang w:val="fr-FR"/>
        </w:rPr>
        <w:t>Int J Colorectal Dis</w:t>
      </w:r>
      <w:r w:rsidRPr="00047E87">
        <w:rPr>
          <w:lang w:val="fr-FR"/>
        </w:rPr>
        <w:t>. 2023;38(1):22. doi:10.1007/s00384-023-04320-0</w:t>
      </w:r>
    </w:p>
    <w:p w14:paraId="043FF1D1" w14:textId="77777777" w:rsidR="00047E87" w:rsidRPr="00047E87" w:rsidRDefault="00047E87" w:rsidP="00047E87">
      <w:pPr>
        <w:pStyle w:val="Bibliography"/>
        <w:rPr>
          <w:lang w:val="fr-FR"/>
        </w:rPr>
      </w:pPr>
      <w:r w:rsidRPr="00047E87">
        <w:rPr>
          <w:lang w:val="fr-FR"/>
        </w:rPr>
        <w:t>24.</w:t>
      </w:r>
      <w:r w:rsidRPr="00047E87">
        <w:rPr>
          <w:lang w:val="fr-FR"/>
        </w:rPr>
        <w:tab/>
        <w:t xml:space="preserve">Clavien PA, Barkun J, de Oliveira ML, et al. </w:t>
      </w:r>
      <w:r w:rsidRPr="00047E87">
        <w:rPr>
          <w:lang w:val="en-GB"/>
        </w:rPr>
        <w:t xml:space="preserve">The Clavien-Dindo classification of surgical complications: five-year experience. </w:t>
      </w:r>
      <w:r w:rsidRPr="00047E87">
        <w:rPr>
          <w:i/>
          <w:iCs/>
          <w:lang w:val="fr-FR"/>
        </w:rPr>
        <w:t>Ann Surg</w:t>
      </w:r>
      <w:r w:rsidRPr="00047E87">
        <w:rPr>
          <w:lang w:val="fr-FR"/>
        </w:rPr>
        <w:t>. 2009;250(2):187-196. doi:10.1097/SLA.0b013e3181b13ca2</w:t>
      </w:r>
    </w:p>
    <w:p w14:paraId="242C879D" w14:textId="77777777" w:rsidR="00047E87" w:rsidRPr="00047E87" w:rsidRDefault="00047E87" w:rsidP="00047E87">
      <w:pPr>
        <w:pStyle w:val="Bibliography"/>
        <w:rPr>
          <w:lang w:val="en-GB"/>
        </w:rPr>
      </w:pPr>
      <w:r w:rsidRPr="00047E87">
        <w:rPr>
          <w:lang w:val="fr-FR"/>
        </w:rPr>
        <w:lastRenderedPageBreak/>
        <w:t>25.</w:t>
      </w:r>
      <w:r w:rsidRPr="00047E87">
        <w:rPr>
          <w:lang w:val="fr-FR"/>
        </w:rPr>
        <w:tab/>
        <w:t xml:space="preserve">Hartmann H. Nouveau procédé d’ablation des cancers de la partie terminale du colon pelvien. </w:t>
      </w:r>
      <w:r w:rsidRPr="00047E87">
        <w:rPr>
          <w:lang w:val="en-GB"/>
        </w:rPr>
        <w:t>In: 1921. http://www.grandroundsjournal.com/articles/gr089001/hartmann-original.pdf</w:t>
      </w:r>
    </w:p>
    <w:p w14:paraId="5B5B5DB6" w14:textId="77777777" w:rsidR="00047E87" w:rsidRPr="00047E87" w:rsidRDefault="00047E87" w:rsidP="00047E87">
      <w:pPr>
        <w:pStyle w:val="Bibliography"/>
        <w:rPr>
          <w:lang w:val="en-GB"/>
        </w:rPr>
      </w:pPr>
      <w:r w:rsidRPr="00047E87">
        <w:rPr>
          <w:lang w:val="en-GB"/>
        </w:rPr>
        <w:t>26.</w:t>
      </w:r>
      <w:r w:rsidRPr="00047E87">
        <w:rPr>
          <w:lang w:val="en-GB"/>
        </w:rPr>
        <w:tab/>
        <w:t xml:space="preserve">Austin PC. An Introduction to Propensity Score Methods for Reducing the Effects of Confounding in Observational Studies. </w:t>
      </w:r>
      <w:r w:rsidRPr="00047E87">
        <w:rPr>
          <w:i/>
          <w:iCs/>
          <w:lang w:val="en-GB"/>
        </w:rPr>
        <w:t>Multivar Behav Res</w:t>
      </w:r>
      <w:r w:rsidRPr="00047E87">
        <w:rPr>
          <w:lang w:val="en-GB"/>
        </w:rPr>
        <w:t>. 2011;46(3):399-424. doi:10.1080/00273171.2011.568786</w:t>
      </w:r>
    </w:p>
    <w:p w14:paraId="5B26FA7D" w14:textId="77777777" w:rsidR="00047E87" w:rsidRPr="00047E87" w:rsidRDefault="00047E87" w:rsidP="00047E87">
      <w:pPr>
        <w:pStyle w:val="Bibliography"/>
        <w:rPr>
          <w:lang w:val="en-GB"/>
        </w:rPr>
      </w:pPr>
      <w:r w:rsidRPr="00047E87">
        <w:rPr>
          <w:lang w:val="en-GB"/>
        </w:rPr>
        <w:t>27.</w:t>
      </w:r>
      <w:r w:rsidRPr="00047E87">
        <w:rPr>
          <w:lang w:val="en-GB"/>
        </w:rPr>
        <w:tab/>
        <w:t xml:space="preserve">Austin PC, Cafri G. Variance estimation when using propensity‐score matching with replacement with survival or time‐to‐event outcomes. </w:t>
      </w:r>
      <w:r w:rsidRPr="00047E87">
        <w:rPr>
          <w:i/>
          <w:iCs/>
          <w:lang w:val="en-GB"/>
        </w:rPr>
        <w:t>Stat Med</w:t>
      </w:r>
      <w:r w:rsidRPr="00047E87">
        <w:rPr>
          <w:lang w:val="en-GB"/>
        </w:rPr>
        <w:t>. 2020;39(11):1623-1640. doi:10.1002/sim.8502</w:t>
      </w:r>
    </w:p>
    <w:p w14:paraId="0164726B" w14:textId="77777777" w:rsidR="00047E87" w:rsidRPr="00047E87" w:rsidRDefault="00047E87" w:rsidP="00047E87">
      <w:pPr>
        <w:pStyle w:val="Bibliography"/>
        <w:rPr>
          <w:lang w:val="en-GB"/>
        </w:rPr>
      </w:pPr>
      <w:r w:rsidRPr="00047E87">
        <w:rPr>
          <w:lang w:val="en-GB"/>
        </w:rPr>
        <w:t>28.</w:t>
      </w:r>
      <w:r w:rsidRPr="00047E87">
        <w:rPr>
          <w:lang w:val="en-GB"/>
        </w:rPr>
        <w:tab/>
        <w:t xml:space="preserve">Pezim ME, Nicholls RJ. Survival after high or low ligation of the inferior mesenteric artery during curative surgery for rectal cancer. </w:t>
      </w:r>
      <w:r w:rsidRPr="00047E87">
        <w:rPr>
          <w:i/>
          <w:iCs/>
          <w:lang w:val="en-GB"/>
        </w:rPr>
        <w:t>Ann Surg</w:t>
      </w:r>
      <w:r w:rsidRPr="00047E87">
        <w:rPr>
          <w:lang w:val="en-GB"/>
        </w:rPr>
        <w:t>. 1984;200(6):729-733. doi:10.1097/00000658-198412000-00010</w:t>
      </w:r>
    </w:p>
    <w:p w14:paraId="058620A8" w14:textId="77777777" w:rsidR="00047E87" w:rsidRPr="00047E87" w:rsidRDefault="00047E87" w:rsidP="00047E87">
      <w:pPr>
        <w:pStyle w:val="Bibliography"/>
        <w:rPr>
          <w:lang w:val="fr-FR"/>
        </w:rPr>
      </w:pPr>
      <w:r w:rsidRPr="00047E87">
        <w:rPr>
          <w:lang w:val="en-GB"/>
        </w:rPr>
        <w:t>29.</w:t>
      </w:r>
      <w:r w:rsidRPr="00047E87">
        <w:rPr>
          <w:lang w:val="en-GB"/>
        </w:rPr>
        <w:tab/>
        <w:t xml:space="preserve">Capitano S. Laparoscopic Hartmann: Believe in It. </w:t>
      </w:r>
      <w:r w:rsidRPr="00047E87">
        <w:rPr>
          <w:i/>
          <w:iCs/>
          <w:lang w:val="fr-FR"/>
        </w:rPr>
        <w:t>Dis Colon Rectum</w:t>
      </w:r>
      <w:r w:rsidRPr="00047E87">
        <w:rPr>
          <w:lang w:val="fr-FR"/>
        </w:rPr>
        <w:t>. 2021;64(2):e41. doi:10.1097/DCR.0000000000001909</w:t>
      </w:r>
    </w:p>
    <w:p w14:paraId="059F7FD6" w14:textId="77777777" w:rsidR="00047E87" w:rsidRPr="00047E87" w:rsidRDefault="00047E87" w:rsidP="00047E87">
      <w:pPr>
        <w:pStyle w:val="Bibliography"/>
        <w:rPr>
          <w:lang w:val="en-GB"/>
        </w:rPr>
      </w:pPr>
      <w:r w:rsidRPr="00047E87">
        <w:rPr>
          <w:lang w:val="en-GB"/>
        </w:rPr>
        <w:t>30.</w:t>
      </w:r>
      <w:r w:rsidRPr="00047E87">
        <w:rPr>
          <w:lang w:val="en-GB"/>
        </w:rPr>
        <w:tab/>
        <w:t xml:space="preserve">Wu KL, Lee KC, Liu CC, Chen HH, Lu CC. Laparoscopic versus Open Surgery for Diverticulitis: A Systematic Review and Meta-Analysis. </w:t>
      </w:r>
      <w:r w:rsidRPr="00047E87">
        <w:rPr>
          <w:i/>
          <w:iCs/>
          <w:lang w:val="en-GB"/>
        </w:rPr>
        <w:t>Dig Surg</w:t>
      </w:r>
      <w:r w:rsidRPr="00047E87">
        <w:rPr>
          <w:lang w:val="en-GB"/>
        </w:rPr>
        <w:t>. 2016;34(3):203-215. doi:10.1159/000450683</w:t>
      </w:r>
    </w:p>
    <w:p w14:paraId="52F7F990" w14:textId="77777777" w:rsidR="00047E87" w:rsidRPr="00047E87" w:rsidRDefault="00047E87" w:rsidP="00047E87">
      <w:pPr>
        <w:pStyle w:val="Bibliography"/>
        <w:rPr>
          <w:lang w:val="en-GB"/>
        </w:rPr>
      </w:pPr>
      <w:r w:rsidRPr="00047E87">
        <w:rPr>
          <w:lang w:val="en-GB"/>
        </w:rPr>
        <w:t>31.</w:t>
      </w:r>
      <w:r w:rsidRPr="00047E87">
        <w:rPr>
          <w:lang w:val="en-GB"/>
        </w:rPr>
        <w:tab/>
        <w:t xml:space="preserve">Lin H, Zhuang Z, Huang X, Li Y. The role of emergency laparoscopic surgery for complicated diverticular disease. </w:t>
      </w:r>
      <w:r w:rsidRPr="00047E87">
        <w:rPr>
          <w:i/>
          <w:iCs/>
          <w:lang w:val="en-GB"/>
        </w:rPr>
        <w:t>Medicine (Baltimore)</w:t>
      </w:r>
      <w:r w:rsidRPr="00047E87">
        <w:rPr>
          <w:lang w:val="en-GB"/>
        </w:rPr>
        <w:t>. 2020;99(40):e22421. doi:10.1097/MD.0000000000022421</w:t>
      </w:r>
    </w:p>
    <w:p w14:paraId="0E2DF014" w14:textId="77777777" w:rsidR="00047E87" w:rsidRPr="00047E87" w:rsidRDefault="00047E87" w:rsidP="00047E87">
      <w:pPr>
        <w:pStyle w:val="Bibliography"/>
        <w:rPr>
          <w:lang w:val="en-GB"/>
        </w:rPr>
      </w:pPr>
      <w:r w:rsidRPr="00047E87">
        <w:rPr>
          <w:lang w:val="en-GB"/>
        </w:rPr>
        <w:t>32.</w:t>
      </w:r>
      <w:r w:rsidRPr="00047E87">
        <w:rPr>
          <w:lang w:val="en-GB"/>
        </w:rPr>
        <w:tab/>
        <w:t xml:space="preserve">Abraha I, Binda GA, Montedori A, Arezzo A, Cirocchi R. Laparoscopic versus open resection for sigmoid diverticulitis. </w:t>
      </w:r>
      <w:r w:rsidRPr="00047E87">
        <w:rPr>
          <w:i/>
          <w:iCs/>
          <w:lang w:val="en-GB"/>
        </w:rPr>
        <w:t>Cochrane Database Syst Rev</w:t>
      </w:r>
      <w:r w:rsidRPr="00047E87">
        <w:rPr>
          <w:lang w:val="en-GB"/>
        </w:rPr>
        <w:t>. 2017;11(11):CD009277. doi:10.1002/14651858.CD009277.pub2</w:t>
      </w:r>
    </w:p>
    <w:p w14:paraId="135FFA92" w14:textId="77777777" w:rsidR="00047E87" w:rsidRPr="00047E87" w:rsidRDefault="00047E87" w:rsidP="00047E87">
      <w:pPr>
        <w:pStyle w:val="Bibliography"/>
        <w:rPr>
          <w:lang w:val="en-GB"/>
        </w:rPr>
      </w:pPr>
      <w:r w:rsidRPr="00047E87">
        <w:rPr>
          <w:lang w:val="en-GB"/>
        </w:rPr>
        <w:t>33.</w:t>
      </w:r>
      <w:r w:rsidRPr="00047E87">
        <w:rPr>
          <w:lang w:val="en-GB"/>
        </w:rPr>
        <w:tab/>
        <w:t xml:space="preserve">Klarenbeek BR, Veenhof AA, Bergamaschi R, et al. Laparoscopic Sigmoid Resection for Diverticulitis Decreases Major Morbidity Rates: A Randomized Control Trial: Short-term Results of the Sigma Trial. </w:t>
      </w:r>
      <w:r w:rsidRPr="00047E87">
        <w:rPr>
          <w:i/>
          <w:iCs/>
          <w:lang w:val="en-GB"/>
        </w:rPr>
        <w:t>Ann Surg</w:t>
      </w:r>
      <w:r w:rsidRPr="00047E87">
        <w:rPr>
          <w:lang w:val="en-GB"/>
        </w:rPr>
        <w:t>. 2009;249(1):39. doi:10.1097/SLA.0b013e31818e416a</w:t>
      </w:r>
    </w:p>
    <w:p w14:paraId="641C7B91" w14:textId="77777777" w:rsidR="00047E87" w:rsidRPr="00047E87" w:rsidRDefault="00047E87" w:rsidP="00047E87">
      <w:pPr>
        <w:pStyle w:val="Bibliography"/>
        <w:rPr>
          <w:lang w:val="en-GB"/>
        </w:rPr>
      </w:pPr>
      <w:r w:rsidRPr="00047E87">
        <w:rPr>
          <w:lang w:val="en-GB"/>
        </w:rPr>
        <w:t>34.</w:t>
      </w:r>
      <w:r w:rsidRPr="00047E87">
        <w:rPr>
          <w:lang w:val="en-GB"/>
        </w:rPr>
        <w:tab/>
        <w:t xml:space="preserve">Li D, Baxter NN, McLeod RS, Moineddin R, Wilton AS, Nathens AB. Evolving Practice Patterns in the Management of Acute Colonic Diverticulitis: A Population-Based Analysis. </w:t>
      </w:r>
      <w:r w:rsidRPr="00047E87">
        <w:rPr>
          <w:i/>
          <w:iCs/>
          <w:lang w:val="en-GB"/>
        </w:rPr>
        <w:t>Dis Colon Rectum</w:t>
      </w:r>
      <w:r w:rsidRPr="00047E87">
        <w:rPr>
          <w:lang w:val="en-GB"/>
        </w:rPr>
        <w:t>. 2014;57(12):1397. doi:10.1097/DCR.0000000000000224</w:t>
      </w:r>
    </w:p>
    <w:p w14:paraId="33BD6349" w14:textId="77777777" w:rsidR="00047E87" w:rsidRPr="00047E87" w:rsidRDefault="00047E87" w:rsidP="00047E87">
      <w:pPr>
        <w:pStyle w:val="Bibliography"/>
        <w:rPr>
          <w:lang w:val="en-GB"/>
        </w:rPr>
      </w:pPr>
      <w:r w:rsidRPr="00047E87">
        <w:rPr>
          <w:lang w:val="en-GB"/>
        </w:rPr>
        <w:t>35.</w:t>
      </w:r>
      <w:r w:rsidRPr="00047E87">
        <w:rPr>
          <w:lang w:val="en-GB"/>
        </w:rPr>
        <w:tab/>
        <w:t xml:space="preserve">Sharma A, Deeb AP, Rickles AS, Iannuzzi JC, Monson JRT, Fleming FJ. Closure of defunctioning loop ileostomy is associated with considerable morbidity. </w:t>
      </w:r>
      <w:r w:rsidRPr="00047E87">
        <w:rPr>
          <w:i/>
          <w:iCs/>
          <w:lang w:val="en-GB"/>
        </w:rPr>
        <w:t>Colorectal Dis</w:t>
      </w:r>
      <w:r w:rsidRPr="00047E87">
        <w:rPr>
          <w:lang w:val="en-GB"/>
        </w:rPr>
        <w:t>. 2013;15(4):458-462. doi:10.1111/codi.12029</w:t>
      </w:r>
    </w:p>
    <w:p w14:paraId="734F8E3A" w14:textId="0396B9CB" w:rsidR="003C5B4D" w:rsidRPr="006F1D1D" w:rsidRDefault="003C5B4D" w:rsidP="00047E87">
      <w:pPr>
        <w:pStyle w:val="Bibliography"/>
        <w:rPr>
          <w:b/>
          <w:bCs/>
        </w:rPr>
      </w:pPr>
      <w:r w:rsidRPr="006F1D1D">
        <w:rPr>
          <w:b/>
          <w:bCs/>
        </w:rPr>
        <w:fldChar w:fldCharType="end"/>
      </w:r>
    </w:p>
    <w:p w14:paraId="5BE4C105" w14:textId="77777777" w:rsidR="00E23FE0" w:rsidRPr="006F1D1D" w:rsidRDefault="00E23FE0">
      <w:pPr>
        <w:rPr>
          <w:b/>
          <w:bCs/>
        </w:rPr>
      </w:pPr>
      <w:r w:rsidRPr="006F1D1D">
        <w:rPr>
          <w:b/>
          <w:bCs/>
        </w:rPr>
        <w:br w:type="page"/>
      </w:r>
    </w:p>
    <w:p w14:paraId="6891DAD5" w14:textId="22095A95" w:rsidR="001E33C7" w:rsidRDefault="00311966" w:rsidP="00E23FE0">
      <w:pPr>
        <w:widowControl w:val="0"/>
        <w:autoSpaceDE w:val="0"/>
        <w:autoSpaceDN w:val="0"/>
        <w:adjustRightInd w:val="0"/>
        <w:ind w:right="419"/>
      </w:pPr>
      <w:r w:rsidRPr="006F1D1D">
        <w:lastRenderedPageBreak/>
        <w:t xml:space="preserve">Tables </w:t>
      </w:r>
    </w:p>
    <w:p w14:paraId="4F9ACF78" w14:textId="77777777" w:rsidR="00594BD8" w:rsidRDefault="00594BD8" w:rsidP="00E23FE0">
      <w:pPr>
        <w:widowControl w:val="0"/>
        <w:autoSpaceDE w:val="0"/>
        <w:autoSpaceDN w:val="0"/>
        <w:adjustRightInd w:val="0"/>
        <w:ind w:right="419"/>
      </w:pPr>
    </w:p>
    <w:p w14:paraId="43A4EF23" w14:textId="22A6CE6A" w:rsidR="00594BD8" w:rsidRDefault="00594BD8" w:rsidP="00E23FE0">
      <w:pPr>
        <w:widowControl w:val="0"/>
        <w:autoSpaceDE w:val="0"/>
        <w:autoSpaceDN w:val="0"/>
        <w:adjustRightInd w:val="0"/>
        <w:ind w:right="419"/>
        <w:rPr>
          <w:b/>
          <w:bCs/>
          <w:sz w:val="20"/>
          <w:szCs w:val="20"/>
        </w:rPr>
      </w:pPr>
      <w:r w:rsidRPr="00CC43C3">
        <w:rPr>
          <w:b/>
          <w:bCs/>
          <w:sz w:val="20"/>
          <w:szCs w:val="20"/>
        </w:rPr>
        <w:t xml:space="preserve">Table </w:t>
      </w:r>
      <w:proofErr w:type="gramStart"/>
      <w:r w:rsidRPr="00CC43C3">
        <w:rPr>
          <w:b/>
          <w:bCs/>
          <w:sz w:val="20"/>
          <w:szCs w:val="20"/>
        </w:rPr>
        <w:t xml:space="preserve">1 </w:t>
      </w:r>
      <w:r w:rsidRPr="00CC43C3">
        <w:rPr>
          <w:b/>
          <w:bCs/>
        </w:rPr>
        <w:t>:</w:t>
      </w:r>
      <w:proofErr w:type="gramEnd"/>
      <w:r w:rsidRPr="00CC43C3">
        <w:rPr>
          <w:b/>
          <w:bCs/>
        </w:rPr>
        <w:t xml:space="preserve"> </w:t>
      </w:r>
      <w:r w:rsidRPr="00CC43C3">
        <w:rPr>
          <w:b/>
          <w:bCs/>
          <w:sz w:val="20"/>
          <w:szCs w:val="20"/>
        </w:rPr>
        <w:t>Preoperative characteristics</w:t>
      </w:r>
    </w:p>
    <w:p w14:paraId="3C0AE0A6" w14:textId="77777777" w:rsidR="00CC43C3" w:rsidRPr="00CC43C3" w:rsidRDefault="00CC43C3" w:rsidP="00E23FE0">
      <w:pPr>
        <w:widowControl w:val="0"/>
        <w:autoSpaceDE w:val="0"/>
        <w:autoSpaceDN w:val="0"/>
        <w:adjustRightInd w:val="0"/>
        <w:ind w:right="419"/>
        <w:rPr>
          <w:b/>
          <w:bCs/>
        </w:rPr>
      </w:pPr>
    </w:p>
    <w:tbl>
      <w:tblPr>
        <w:tblStyle w:val="TableGrid"/>
        <w:tblW w:w="94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559"/>
        <w:gridCol w:w="1559"/>
        <w:gridCol w:w="709"/>
        <w:gridCol w:w="1559"/>
        <w:gridCol w:w="1560"/>
        <w:gridCol w:w="567"/>
      </w:tblGrid>
      <w:tr w:rsidR="008E5FA3" w:rsidRPr="000862A7" w14:paraId="4417C222" w14:textId="77777777" w:rsidTr="007757AC">
        <w:trPr>
          <w:trHeight w:val="19"/>
        </w:trPr>
        <w:tc>
          <w:tcPr>
            <w:tcW w:w="1985" w:type="dxa"/>
            <w:tcBorders>
              <w:top w:val="single" w:sz="4" w:space="0" w:color="auto"/>
              <w:bottom w:val="single" w:sz="4" w:space="0" w:color="auto"/>
            </w:tcBorders>
          </w:tcPr>
          <w:p w14:paraId="5C7FDF7D" w14:textId="77777777" w:rsidR="008E5FA3" w:rsidRPr="000862A7" w:rsidRDefault="008E5FA3" w:rsidP="00CC43C3">
            <w:pPr>
              <w:rPr>
                <w:b/>
                <w:sz w:val="20"/>
                <w:szCs w:val="20"/>
              </w:rPr>
            </w:pPr>
          </w:p>
        </w:tc>
        <w:tc>
          <w:tcPr>
            <w:tcW w:w="3827" w:type="dxa"/>
            <w:gridSpan w:val="3"/>
            <w:tcBorders>
              <w:top w:val="single" w:sz="4" w:space="0" w:color="auto"/>
              <w:bottom w:val="single" w:sz="4" w:space="0" w:color="auto"/>
            </w:tcBorders>
            <w:vAlign w:val="center"/>
          </w:tcPr>
          <w:p w14:paraId="30ADA6A3" w14:textId="4BD458EF" w:rsidR="008E5FA3" w:rsidRPr="000862A7" w:rsidRDefault="008E5FA3" w:rsidP="005D028E">
            <w:pPr>
              <w:spacing w:before="60" w:after="60"/>
              <w:ind w:right="-69"/>
              <w:rPr>
                <w:b/>
                <w:sz w:val="20"/>
                <w:szCs w:val="20"/>
              </w:rPr>
            </w:pPr>
            <w:r w:rsidRPr="000862A7">
              <w:rPr>
                <w:b/>
                <w:sz w:val="20"/>
                <w:szCs w:val="20"/>
              </w:rPr>
              <w:t>All patients (n=</w:t>
            </w:r>
            <w:r>
              <w:rPr>
                <w:b/>
                <w:sz w:val="20"/>
                <w:szCs w:val="20"/>
              </w:rPr>
              <w:t>28</w:t>
            </w:r>
            <w:r w:rsidR="00BB1940">
              <w:rPr>
                <w:b/>
                <w:sz w:val="20"/>
                <w:szCs w:val="20"/>
              </w:rPr>
              <w:t>4</w:t>
            </w:r>
            <w:r w:rsidRPr="000862A7">
              <w:rPr>
                <w:b/>
                <w:sz w:val="20"/>
                <w:szCs w:val="20"/>
              </w:rPr>
              <w:t>)</w:t>
            </w:r>
          </w:p>
        </w:tc>
        <w:tc>
          <w:tcPr>
            <w:tcW w:w="3686" w:type="dxa"/>
            <w:gridSpan w:val="3"/>
            <w:tcBorders>
              <w:top w:val="single" w:sz="4" w:space="0" w:color="auto"/>
              <w:bottom w:val="single" w:sz="4" w:space="0" w:color="auto"/>
            </w:tcBorders>
            <w:vAlign w:val="center"/>
          </w:tcPr>
          <w:p w14:paraId="10DE8818" w14:textId="77777777" w:rsidR="008E5FA3" w:rsidRPr="000862A7" w:rsidRDefault="008E5FA3" w:rsidP="005D028E">
            <w:pPr>
              <w:spacing w:before="60" w:after="60"/>
              <w:ind w:right="-194"/>
              <w:rPr>
                <w:b/>
                <w:sz w:val="20"/>
                <w:szCs w:val="20"/>
              </w:rPr>
            </w:pPr>
            <w:r>
              <w:rPr>
                <w:b/>
                <w:sz w:val="20"/>
                <w:szCs w:val="20"/>
              </w:rPr>
              <w:t>Matched</w:t>
            </w:r>
            <w:r w:rsidRPr="000862A7">
              <w:rPr>
                <w:b/>
                <w:sz w:val="20"/>
                <w:szCs w:val="20"/>
              </w:rPr>
              <w:t xml:space="preserve"> patients (n=</w:t>
            </w:r>
            <w:r>
              <w:rPr>
                <w:b/>
                <w:sz w:val="20"/>
                <w:szCs w:val="20"/>
              </w:rPr>
              <w:t>202)</w:t>
            </w:r>
          </w:p>
        </w:tc>
      </w:tr>
      <w:tr w:rsidR="008E5FA3" w:rsidRPr="000862A7" w14:paraId="2B2A8E8C" w14:textId="77777777" w:rsidTr="007757AC">
        <w:trPr>
          <w:trHeight w:val="19"/>
        </w:trPr>
        <w:tc>
          <w:tcPr>
            <w:tcW w:w="1985" w:type="dxa"/>
            <w:tcBorders>
              <w:top w:val="single" w:sz="4" w:space="0" w:color="auto"/>
              <w:bottom w:val="single" w:sz="4" w:space="0" w:color="auto"/>
            </w:tcBorders>
          </w:tcPr>
          <w:p w14:paraId="5BF0FEC3" w14:textId="77777777" w:rsidR="00CC43C3" w:rsidRDefault="00CC43C3" w:rsidP="005D028E">
            <w:pPr>
              <w:spacing w:before="60" w:after="60"/>
              <w:ind w:right="-69"/>
              <w:rPr>
                <w:b/>
                <w:sz w:val="20"/>
                <w:szCs w:val="20"/>
              </w:rPr>
            </w:pPr>
          </w:p>
          <w:p w14:paraId="5E7F5BC8" w14:textId="08591115" w:rsidR="008E5FA3" w:rsidRPr="000862A7" w:rsidRDefault="008E5FA3" w:rsidP="005D028E">
            <w:pPr>
              <w:spacing w:before="60" w:after="60"/>
              <w:ind w:right="-69"/>
              <w:rPr>
                <w:b/>
                <w:sz w:val="20"/>
                <w:szCs w:val="20"/>
              </w:rPr>
            </w:pPr>
            <w:r>
              <w:rPr>
                <w:b/>
                <w:sz w:val="20"/>
                <w:szCs w:val="20"/>
              </w:rPr>
              <w:t>Characteristic</w:t>
            </w:r>
          </w:p>
        </w:tc>
        <w:tc>
          <w:tcPr>
            <w:tcW w:w="1559" w:type="dxa"/>
            <w:tcBorders>
              <w:top w:val="single" w:sz="4" w:space="0" w:color="auto"/>
              <w:bottom w:val="single" w:sz="4" w:space="0" w:color="auto"/>
            </w:tcBorders>
            <w:vAlign w:val="center"/>
          </w:tcPr>
          <w:p w14:paraId="56F0E1CB" w14:textId="77777777" w:rsidR="008E5FA3" w:rsidRPr="000862A7" w:rsidRDefault="008E5FA3" w:rsidP="005D028E">
            <w:pPr>
              <w:spacing w:before="60" w:after="60"/>
              <w:ind w:right="-69"/>
              <w:rPr>
                <w:b/>
                <w:sz w:val="20"/>
                <w:szCs w:val="20"/>
              </w:rPr>
            </w:pPr>
            <w:r>
              <w:rPr>
                <w:b/>
                <w:sz w:val="20"/>
                <w:szCs w:val="20"/>
              </w:rPr>
              <w:t>LHP</w:t>
            </w:r>
            <w:r w:rsidRPr="000862A7">
              <w:rPr>
                <w:b/>
                <w:sz w:val="20"/>
                <w:szCs w:val="20"/>
              </w:rPr>
              <w:t xml:space="preserve"> </w:t>
            </w:r>
            <w:r w:rsidRPr="000862A7">
              <w:rPr>
                <w:b/>
                <w:sz w:val="20"/>
                <w:szCs w:val="20"/>
              </w:rPr>
              <w:br/>
              <w:t>(</w:t>
            </w:r>
            <w:r>
              <w:rPr>
                <w:b/>
                <w:sz w:val="20"/>
                <w:szCs w:val="20"/>
              </w:rPr>
              <w:t>n</w:t>
            </w:r>
            <w:r w:rsidRPr="000862A7">
              <w:rPr>
                <w:b/>
                <w:sz w:val="20"/>
                <w:szCs w:val="20"/>
              </w:rPr>
              <w:t>=</w:t>
            </w:r>
            <w:r>
              <w:rPr>
                <w:b/>
                <w:sz w:val="20"/>
                <w:szCs w:val="20"/>
              </w:rPr>
              <w:t>138</w:t>
            </w:r>
            <w:r w:rsidRPr="000862A7">
              <w:rPr>
                <w:b/>
                <w:sz w:val="20"/>
                <w:szCs w:val="20"/>
              </w:rPr>
              <w:t>)</w:t>
            </w:r>
          </w:p>
        </w:tc>
        <w:tc>
          <w:tcPr>
            <w:tcW w:w="1559" w:type="dxa"/>
            <w:tcBorders>
              <w:top w:val="single" w:sz="4" w:space="0" w:color="auto"/>
              <w:bottom w:val="single" w:sz="4" w:space="0" w:color="auto"/>
            </w:tcBorders>
            <w:vAlign w:val="center"/>
          </w:tcPr>
          <w:p w14:paraId="7213164A" w14:textId="39B79F25" w:rsidR="008E5FA3" w:rsidRPr="000862A7" w:rsidRDefault="008E5FA3" w:rsidP="005D028E">
            <w:pPr>
              <w:spacing w:before="60" w:after="60"/>
              <w:ind w:right="-69"/>
              <w:rPr>
                <w:b/>
                <w:sz w:val="20"/>
                <w:szCs w:val="20"/>
              </w:rPr>
            </w:pPr>
            <w:r>
              <w:rPr>
                <w:b/>
                <w:sz w:val="20"/>
                <w:szCs w:val="20"/>
              </w:rPr>
              <w:t>OPA</w:t>
            </w:r>
            <w:r>
              <w:rPr>
                <w:b/>
                <w:sz w:val="20"/>
                <w:szCs w:val="20"/>
              </w:rPr>
              <w:br/>
            </w:r>
            <w:r w:rsidRPr="000862A7">
              <w:rPr>
                <w:b/>
                <w:sz w:val="20"/>
                <w:szCs w:val="20"/>
              </w:rPr>
              <w:t>(</w:t>
            </w:r>
            <w:r>
              <w:rPr>
                <w:b/>
                <w:sz w:val="20"/>
                <w:szCs w:val="20"/>
              </w:rPr>
              <w:t>n=14</w:t>
            </w:r>
            <w:r w:rsidR="00BB1940">
              <w:rPr>
                <w:b/>
                <w:sz w:val="20"/>
                <w:szCs w:val="20"/>
              </w:rPr>
              <w:t>6</w:t>
            </w:r>
            <w:r w:rsidRPr="000862A7">
              <w:rPr>
                <w:b/>
                <w:sz w:val="20"/>
                <w:szCs w:val="20"/>
              </w:rPr>
              <w:t>)</w:t>
            </w:r>
          </w:p>
        </w:tc>
        <w:tc>
          <w:tcPr>
            <w:tcW w:w="709" w:type="dxa"/>
            <w:tcBorders>
              <w:top w:val="single" w:sz="4" w:space="0" w:color="auto"/>
              <w:bottom w:val="single" w:sz="4" w:space="0" w:color="auto"/>
            </w:tcBorders>
            <w:vAlign w:val="center"/>
          </w:tcPr>
          <w:p w14:paraId="614B0426" w14:textId="77777777" w:rsidR="008E5FA3" w:rsidRPr="000862A7" w:rsidRDefault="008E5FA3" w:rsidP="005D028E">
            <w:pPr>
              <w:spacing w:before="60" w:after="60"/>
              <w:ind w:right="-69"/>
              <w:rPr>
                <w:b/>
                <w:sz w:val="20"/>
                <w:szCs w:val="20"/>
              </w:rPr>
            </w:pPr>
            <w:r w:rsidRPr="000862A7">
              <w:rPr>
                <w:b/>
                <w:sz w:val="20"/>
                <w:szCs w:val="20"/>
              </w:rPr>
              <w:t>p</w:t>
            </w:r>
          </w:p>
        </w:tc>
        <w:tc>
          <w:tcPr>
            <w:tcW w:w="1559" w:type="dxa"/>
            <w:tcBorders>
              <w:top w:val="single" w:sz="4" w:space="0" w:color="auto"/>
              <w:bottom w:val="single" w:sz="4" w:space="0" w:color="auto"/>
            </w:tcBorders>
            <w:vAlign w:val="center"/>
          </w:tcPr>
          <w:p w14:paraId="15EB1BF8" w14:textId="77777777" w:rsidR="008E5FA3" w:rsidRPr="000862A7" w:rsidRDefault="008E5FA3" w:rsidP="005D028E">
            <w:pPr>
              <w:spacing w:before="60" w:after="60"/>
              <w:ind w:right="-69"/>
              <w:rPr>
                <w:b/>
                <w:sz w:val="20"/>
                <w:szCs w:val="20"/>
              </w:rPr>
            </w:pPr>
            <w:r>
              <w:rPr>
                <w:b/>
                <w:sz w:val="20"/>
                <w:szCs w:val="20"/>
              </w:rPr>
              <w:t>LHP</w:t>
            </w:r>
            <w:r w:rsidRPr="000862A7">
              <w:rPr>
                <w:b/>
                <w:sz w:val="20"/>
                <w:szCs w:val="20"/>
              </w:rPr>
              <w:t xml:space="preserve"> </w:t>
            </w:r>
            <w:r w:rsidRPr="000862A7">
              <w:rPr>
                <w:b/>
                <w:sz w:val="20"/>
                <w:szCs w:val="20"/>
              </w:rPr>
              <w:br/>
              <w:t>(</w:t>
            </w:r>
            <w:r>
              <w:rPr>
                <w:b/>
                <w:sz w:val="20"/>
                <w:szCs w:val="20"/>
              </w:rPr>
              <w:t>n=101</w:t>
            </w:r>
            <w:r w:rsidRPr="000862A7">
              <w:rPr>
                <w:b/>
                <w:sz w:val="20"/>
                <w:szCs w:val="20"/>
              </w:rPr>
              <w:t>)</w:t>
            </w:r>
          </w:p>
        </w:tc>
        <w:tc>
          <w:tcPr>
            <w:tcW w:w="1560" w:type="dxa"/>
            <w:tcBorders>
              <w:top w:val="single" w:sz="4" w:space="0" w:color="auto"/>
              <w:bottom w:val="single" w:sz="4" w:space="0" w:color="auto"/>
            </w:tcBorders>
            <w:vAlign w:val="center"/>
          </w:tcPr>
          <w:p w14:paraId="779CBDBA" w14:textId="77777777" w:rsidR="008E5FA3" w:rsidRPr="000862A7" w:rsidRDefault="008E5FA3" w:rsidP="005D028E">
            <w:pPr>
              <w:spacing w:before="60" w:after="60"/>
              <w:ind w:right="-69"/>
              <w:rPr>
                <w:b/>
                <w:sz w:val="20"/>
                <w:szCs w:val="20"/>
              </w:rPr>
            </w:pPr>
            <w:r>
              <w:rPr>
                <w:b/>
                <w:sz w:val="20"/>
                <w:szCs w:val="20"/>
              </w:rPr>
              <w:t>OPA</w:t>
            </w:r>
            <w:r>
              <w:rPr>
                <w:b/>
                <w:sz w:val="20"/>
                <w:szCs w:val="20"/>
              </w:rPr>
              <w:br/>
            </w:r>
            <w:r w:rsidRPr="000862A7">
              <w:rPr>
                <w:b/>
                <w:sz w:val="20"/>
                <w:szCs w:val="20"/>
              </w:rPr>
              <w:t>(</w:t>
            </w:r>
            <w:r>
              <w:rPr>
                <w:b/>
                <w:sz w:val="20"/>
                <w:szCs w:val="20"/>
              </w:rPr>
              <w:t>n=101</w:t>
            </w:r>
            <w:r w:rsidRPr="000862A7">
              <w:rPr>
                <w:b/>
                <w:sz w:val="20"/>
                <w:szCs w:val="20"/>
              </w:rPr>
              <w:t>)</w:t>
            </w:r>
          </w:p>
        </w:tc>
        <w:tc>
          <w:tcPr>
            <w:tcW w:w="567" w:type="dxa"/>
            <w:tcBorders>
              <w:top w:val="single" w:sz="4" w:space="0" w:color="auto"/>
              <w:bottom w:val="single" w:sz="4" w:space="0" w:color="auto"/>
            </w:tcBorders>
          </w:tcPr>
          <w:p w14:paraId="53277118" w14:textId="77777777" w:rsidR="008E5FA3" w:rsidRPr="000862A7" w:rsidRDefault="008E5FA3" w:rsidP="005D028E">
            <w:pPr>
              <w:spacing w:before="60" w:after="60"/>
              <w:ind w:right="-69"/>
              <w:rPr>
                <w:b/>
                <w:sz w:val="20"/>
                <w:szCs w:val="20"/>
              </w:rPr>
            </w:pPr>
            <w:r w:rsidRPr="000862A7">
              <w:rPr>
                <w:b/>
                <w:sz w:val="20"/>
                <w:szCs w:val="20"/>
              </w:rPr>
              <w:t>p</w:t>
            </w:r>
          </w:p>
        </w:tc>
      </w:tr>
      <w:tr w:rsidR="007757AC" w:rsidRPr="000D573F" w14:paraId="21B02CED" w14:textId="77777777" w:rsidTr="007757AC">
        <w:trPr>
          <w:trHeight w:val="19"/>
        </w:trPr>
        <w:tc>
          <w:tcPr>
            <w:tcW w:w="1985" w:type="dxa"/>
            <w:tcBorders>
              <w:top w:val="single" w:sz="4" w:space="0" w:color="auto"/>
            </w:tcBorders>
          </w:tcPr>
          <w:p w14:paraId="1AAB48C2" w14:textId="77777777" w:rsidR="007757AC" w:rsidRPr="000D573F" w:rsidRDefault="007757AC" w:rsidP="007757AC">
            <w:pPr>
              <w:spacing w:before="60" w:after="60"/>
              <w:ind w:right="-69"/>
              <w:rPr>
                <w:sz w:val="20"/>
                <w:szCs w:val="20"/>
              </w:rPr>
            </w:pPr>
            <w:r w:rsidRPr="000D573F">
              <w:rPr>
                <w:sz w:val="20"/>
                <w:szCs w:val="20"/>
              </w:rPr>
              <w:t>Age (year)</w:t>
            </w:r>
          </w:p>
        </w:tc>
        <w:tc>
          <w:tcPr>
            <w:tcW w:w="1559" w:type="dxa"/>
            <w:tcBorders>
              <w:top w:val="single" w:sz="4" w:space="0" w:color="auto"/>
            </w:tcBorders>
            <w:vAlign w:val="center"/>
          </w:tcPr>
          <w:p w14:paraId="38130149" w14:textId="77777777" w:rsidR="007757AC" w:rsidRPr="000D573F" w:rsidRDefault="007757AC" w:rsidP="007757AC">
            <w:pPr>
              <w:spacing w:before="60" w:after="60"/>
              <w:ind w:right="-69"/>
              <w:rPr>
                <w:sz w:val="20"/>
                <w:szCs w:val="20"/>
              </w:rPr>
            </w:pPr>
            <w:r w:rsidRPr="00595429">
              <w:rPr>
                <w:sz w:val="20"/>
                <w:szCs w:val="20"/>
              </w:rPr>
              <w:t xml:space="preserve">63 </w:t>
            </w:r>
            <w:r w:rsidRPr="000D573F">
              <w:rPr>
                <w:sz w:val="20"/>
                <w:szCs w:val="20"/>
              </w:rPr>
              <w:t>[</w:t>
            </w:r>
            <w:r w:rsidRPr="00595429">
              <w:rPr>
                <w:sz w:val="20"/>
                <w:szCs w:val="20"/>
              </w:rPr>
              <w:t>51</w:t>
            </w:r>
            <w:r w:rsidRPr="000D573F">
              <w:rPr>
                <w:sz w:val="20"/>
                <w:szCs w:val="20"/>
              </w:rPr>
              <w:t xml:space="preserve">, </w:t>
            </w:r>
            <w:r w:rsidRPr="00595429">
              <w:rPr>
                <w:sz w:val="20"/>
                <w:szCs w:val="20"/>
              </w:rPr>
              <w:t>76</w:t>
            </w:r>
            <w:r w:rsidRPr="000D573F">
              <w:rPr>
                <w:sz w:val="20"/>
                <w:szCs w:val="20"/>
              </w:rPr>
              <w:t>]</w:t>
            </w:r>
          </w:p>
        </w:tc>
        <w:tc>
          <w:tcPr>
            <w:tcW w:w="1559" w:type="dxa"/>
            <w:tcBorders>
              <w:top w:val="single" w:sz="4" w:space="0" w:color="auto"/>
            </w:tcBorders>
          </w:tcPr>
          <w:p w14:paraId="4C2519F2" w14:textId="77777777" w:rsidR="007757AC" w:rsidRPr="000D573F" w:rsidRDefault="007757AC" w:rsidP="007757AC">
            <w:pPr>
              <w:spacing w:before="60" w:after="60"/>
              <w:ind w:right="-69"/>
              <w:rPr>
                <w:sz w:val="20"/>
                <w:szCs w:val="20"/>
              </w:rPr>
            </w:pPr>
            <w:r w:rsidRPr="000D573F">
              <w:rPr>
                <w:sz w:val="20"/>
                <w:szCs w:val="20"/>
              </w:rPr>
              <w:t>50 [50, 69]</w:t>
            </w:r>
          </w:p>
        </w:tc>
        <w:tc>
          <w:tcPr>
            <w:tcW w:w="709" w:type="dxa"/>
            <w:tcBorders>
              <w:top w:val="single" w:sz="4" w:space="0" w:color="auto"/>
            </w:tcBorders>
          </w:tcPr>
          <w:p w14:paraId="46613D3E" w14:textId="77777777" w:rsidR="007757AC" w:rsidRPr="000D573F" w:rsidRDefault="007757AC" w:rsidP="007757AC">
            <w:pPr>
              <w:spacing w:before="60" w:after="60"/>
              <w:ind w:right="-69"/>
              <w:rPr>
                <w:sz w:val="20"/>
                <w:szCs w:val="20"/>
              </w:rPr>
            </w:pPr>
            <w:r w:rsidRPr="000D573F">
              <w:rPr>
                <w:sz w:val="20"/>
                <w:szCs w:val="20"/>
              </w:rPr>
              <w:t>0</w:t>
            </w:r>
            <w:r>
              <w:rPr>
                <w:sz w:val="20"/>
                <w:szCs w:val="20"/>
              </w:rPr>
              <w:t>.</w:t>
            </w:r>
            <w:r w:rsidRPr="000D573F">
              <w:rPr>
                <w:sz w:val="20"/>
                <w:szCs w:val="20"/>
              </w:rPr>
              <w:t>03*</w:t>
            </w:r>
          </w:p>
        </w:tc>
        <w:tc>
          <w:tcPr>
            <w:tcW w:w="1559" w:type="dxa"/>
            <w:tcBorders>
              <w:top w:val="single" w:sz="4" w:space="0" w:color="auto"/>
            </w:tcBorders>
          </w:tcPr>
          <w:p w14:paraId="1B7755AF" w14:textId="218C58D1" w:rsidR="007757AC" w:rsidRPr="000D573F" w:rsidRDefault="007757AC" w:rsidP="007757AC">
            <w:pPr>
              <w:spacing w:before="60" w:after="60"/>
              <w:ind w:right="-69"/>
              <w:rPr>
                <w:bCs/>
                <w:sz w:val="20"/>
                <w:szCs w:val="20"/>
              </w:rPr>
            </w:pPr>
            <w:r w:rsidRPr="0082583A">
              <w:rPr>
                <w:rFonts w:eastAsia="Helvetica"/>
                <w:color w:val="000000"/>
                <w:sz w:val="20"/>
                <w:szCs w:val="20"/>
              </w:rPr>
              <w:t>58 [49, 72]</w:t>
            </w:r>
          </w:p>
        </w:tc>
        <w:tc>
          <w:tcPr>
            <w:tcW w:w="1560" w:type="dxa"/>
            <w:tcBorders>
              <w:top w:val="single" w:sz="4" w:space="0" w:color="auto"/>
            </w:tcBorders>
          </w:tcPr>
          <w:p w14:paraId="4C1ECC1A" w14:textId="203820D8" w:rsidR="007757AC" w:rsidRPr="000D573F" w:rsidRDefault="007757AC" w:rsidP="007757AC">
            <w:pPr>
              <w:spacing w:before="60" w:after="60"/>
              <w:ind w:right="-69"/>
              <w:rPr>
                <w:bCs/>
                <w:sz w:val="20"/>
                <w:szCs w:val="20"/>
              </w:rPr>
            </w:pPr>
            <w:r w:rsidRPr="0082583A">
              <w:rPr>
                <w:rFonts w:eastAsia="Helvetica"/>
                <w:color w:val="000000"/>
                <w:sz w:val="20"/>
                <w:szCs w:val="20"/>
              </w:rPr>
              <w:t>60 [51, 73]</w:t>
            </w:r>
          </w:p>
        </w:tc>
        <w:tc>
          <w:tcPr>
            <w:tcW w:w="567" w:type="dxa"/>
            <w:tcBorders>
              <w:top w:val="single" w:sz="4" w:space="0" w:color="auto"/>
            </w:tcBorders>
          </w:tcPr>
          <w:p w14:paraId="5488DDC2" w14:textId="2450CCEC" w:rsidR="007757AC" w:rsidRPr="000D573F" w:rsidRDefault="007757AC" w:rsidP="007757AC">
            <w:pPr>
              <w:spacing w:before="60" w:after="60"/>
              <w:ind w:right="-69"/>
              <w:rPr>
                <w:bCs/>
                <w:sz w:val="20"/>
                <w:szCs w:val="20"/>
              </w:rPr>
            </w:pPr>
            <w:r w:rsidRPr="0082583A">
              <w:rPr>
                <w:rFonts w:eastAsia="Helvetica"/>
                <w:color w:val="000000"/>
                <w:sz w:val="20"/>
                <w:szCs w:val="20"/>
              </w:rPr>
              <w:t>0.2</w:t>
            </w:r>
          </w:p>
        </w:tc>
      </w:tr>
      <w:tr w:rsidR="007757AC" w:rsidRPr="000D573F" w14:paraId="4CB08590" w14:textId="77777777" w:rsidTr="007757AC">
        <w:trPr>
          <w:trHeight w:val="19"/>
        </w:trPr>
        <w:tc>
          <w:tcPr>
            <w:tcW w:w="1985" w:type="dxa"/>
          </w:tcPr>
          <w:p w14:paraId="7EB84494" w14:textId="77777777" w:rsidR="007757AC" w:rsidRPr="000862A7" w:rsidRDefault="007757AC" w:rsidP="007757AC">
            <w:pPr>
              <w:spacing w:before="60" w:after="60"/>
              <w:ind w:right="-69"/>
              <w:rPr>
                <w:b/>
                <w:sz w:val="20"/>
                <w:szCs w:val="20"/>
              </w:rPr>
            </w:pPr>
            <w:r w:rsidRPr="000862A7">
              <w:rPr>
                <w:sz w:val="20"/>
                <w:szCs w:val="20"/>
              </w:rPr>
              <w:t>Gender, male</w:t>
            </w:r>
          </w:p>
        </w:tc>
        <w:tc>
          <w:tcPr>
            <w:tcW w:w="1559" w:type="dxa"/>
          </w:tcPr>
          <w:p w14:paraId="7E2BE2B7" w14:textId="77777777" w:rsidR="007757AC" w:rsidRPr="00595429" w:rsidRDefault="007757AC" w:rsidP="007757AC">
            <w:pPr>
              <w:spacing w:before="60" w:after="60"/>
              <w:ind w:right="-69"/>
              <w:rPr>
                <w:bCs/>
                <w:sz w:val="20"/>
                <w:szCs w:val="20"/>
              </w:rPr>
            </w:pPr>
            <w:r>
              <w:rPr>
                <w:bCs/>
                <w:sz w:val="20"/>
                <w:szCs w:val="20"/>
              </w:rPr>
              <w:t>73 (52,9%)</w:t>
            </w:r>
          </w:p>
        </w:tc>
        <w:tc>
          <w:tcPr>
            <w:tcW w:w="1559" w:type="dxa"/>
          </w:tcPr>
          <w:p w14:paraId="74A5778B" w14:textId="77777777" w:rsidR="007757AC" w:rsidRPr="000D573F" w:rsidRDefault="007757AC" w:rsidP="007757AC">
            <w:pPr>
              <w:spacing w:before="60" w:after="60"/>
              <w:ind w:right="-69"/>
              <w:rPr>
                <w:bCs/>
                <w:sz w:val="20"/>
                <w:szCs w:val="20"/>
              </w:rPr>
            </w:pPr>
            <w:r>
              <w:rPr>
                <w:bCs/>
                <w:sz w:val="20"/>
                <w:szCs w:val="20"/>
              </w:rPr>
              <w:t>88 (59,9%)</w:t>
            </w:r>
          </w:p>
        </w:tc>
        <w:tc>
          <w:tcPr>
            <w:tcW w:w="709" w:type="dxa"/>
          </w:tcPr>
          <w:p w14:paraId="0AE81373" w14:textId="4F635AF4" w:rsidR="007757AC" w:rsidRPr="001C5B0A" w:rsidRDefault="007757AC" w:rsidP="007757AC">
            <w:pPr>
              <w:spacing w:before="60" w:after="60"/>
              <w:ind w:right="-69"/>
              <w:rPr>
                <w:bCs/>
                <w:sz w:val="20"/>
                <w:szCs w:val="20"/>
              </w:rPr>
            </w:pPr>
            <w:r w:rsidRPr="001C5B0A">
              <w:rPr>
                <w:bCs/>
                <w:sz w:val="20"/>
                <w:szCs w:val="20"/>
              </w:rPr>
              <w:t>0.2</w:t>
            </w:r>
          </w:p>
        </w:tc>
        <w:tc>
          <w:tcPr>
            <w:tcW w:w="1559" w:type="dxa"/>
          </w:tcPr>
          <w:p w14:paraId="043ED150" w14:textId="5D1FB89F" w:rsidR="007757AC" w:rsidRPr="000D573F" w:rsidRDefault="007757AC" w:rsidP="007757AC">
            <w:pPr>
              <w:spacing w:before="60" w:after="60"/>
              <w:ind w:right="-69"/>
              <w:rPr>
                <w:bCs/>
                <w:sz w:val="20"/>
                <w:szCs w:val="20"/>
              </w:rPr>
            </w:pPr>
            <w:r w:rsidRPr="0082583A">
              <w:rPr>
                <w:rFonts w:eastAsia="Helvetica"/>
                <w:color w:val="000000"/>
                <w:sz w:val="20"/>
                <w:szCs w:val="20"/>
              </w:rPr>
              <w:t>58 (57%)</w:t>
            </w:r>
          </w:p>
        </w:tc>
        <w:tc>
          <w:tcPr>
            <w:tcW w:w="1560" w:type="dxa"/>
          </w:tcPr>
          <w:p w14:paraId="78F095D1" w14:textId="2722E639" w:rsidR="007757AC" w:rsidRPr="000D573F" w:rsidRDefault="007757AC" w:rsidP="007757AC">
            <w:pPr>
              <w:spacing w:before="60" w:after="60"/>
              <w:ind w:right="-69"/>
              <w:rPr>
                <w:bCs/>
                <w:sz w:val="20"/>
                <w:szCs w:val="20"/>
              </w:rPr>
            </w:pPr>
            <w:r w:rsidRPr="0082583A">
              <w:rPr>
                <w:rFonts w:eastAsia="Helvetica"/>
                <w:color w:val="000000"/>
                <w:sz w:val="20"/>
                <w:szCs w:val="20"/>
              </w:rPr>
              <w:t>55 (5</w:t>
            </w:r>
            <w:r w:rsidR="0021483A">
              <w:rPr>
                <w:rFonts w:eastAsia="Helvetica"/>
                <w:color w:val="000000"/>
                <w:sz w:val="20"/>
                <w:szCs w:val="20"/>
              </w:rPr>
              <w:t>5</w:t>
            </w:r>
            <w:r w:rsidRPr="0082583A">
              <w:rPr>
                <w:rFonts w:eastAsia="Helvetica"/>
                <w:color w:val="000000"/>
                <w:sz w:val="20"/>
                <w:szCs w:val="20"/>
              </w:rPr>
              <w:t>%)</w:t>
            </w:r>
          </w:p>
        </w:tc>
        <w:tc>
          <w:tcPr>
            <w:tcW w:w="567" w:type="dxa"/>
          </w:tcPr>
          <w:p w14:paraId="40B07620" w14:textId="3BFADE90"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5F84DC79" w14:textId="77777777" w:rsidTr="007757AC">
        <w:trPr>
          <w:trHeight w:val="19"/>
        </w:trPr>
        <w:tc>
          <w:tcPr>
            <w:tcW w:w="1985" w:type="dxa"/>
          </w:tcPr>
          <w:p w14:paraId="2B00BA48" w14:textId="77777777" w:rsidR="007757AC" w:rsidRPr="000862A7" w:rsidRDefault="007757AC" w:rsidP="007757AC">
            <w:pPr>
              <w:spacing w:before="60" w:after="60"/>
              <w:ind w:right="-69"/>
              <w:rPr>
                <w:bCs/>
                <w:sz w:val="20"/>
                <w:szCs w:val="20"/>
              </w:rPr>
            </w:pPr>
            <w:commentRangeStart w:id="14"/>
            <w:r w:rsidRPr="000862A7">
              <w:rPr>
                <w:bCs/>
                <w:sz w:val="20"/>
                <w:szCs w:val="20"/>
              </w:rPr>
              <w:t xml:space="preserve">ASA score </w:t>
            </w:r>
            <w:r>
              <w:rPr>
                <w:bCs/>
                <w:sz w:val="20"/>
                <w:szCs w:val="20"/>
              </w:rPr>
              <w:t>=</w:t>
            </w:r>
            <w:r w:rsidRPr="000862A7">
              <w:rPr>
                <w:bCs/>
                <w:sz w:val="20"/>
                <w:szCs w:val="20"/>
              </w:rPr>
              <w:t xml:space="preserve"> </w:t>
            </w:r>
            <w:r>
              <w:rPr>
                <w:bCs/>
                <w:sz w:val="20"/>
                <w:szCs w:val="20"/>
              </w:rPr>
              <w:t>3</w:t>
            </w:r>
          </w:p>
        </w:tc>
        <w:tc>
          <w:tcPr>
            <w:tcW w:w="1559" w:type="dxa"/>
          </w:tcPr>
          <w:p w14:paraId="55F7353F" w14:textId="77777777" w:rsidR="007757AC" w:rsidRPr="000D573F" w:rsidRDefault="007757AC" w:rsidP="007757AC">
            <w:pPr>
              <w:spacing w:before="60" w:after="60"/>
              <w:ind w:right="-69"/>
              <w:rPr>
                <w:bCs/>
                <w:sz w:val="20"/>
                <w:szCs w:val="20"/>
              </w:rPr>
            </w:pPr>
            <w:r w:rsidRPr="000D573F">
              <w:rPr>
                <w:bCs/>
                <w:sz w:val="20"/>
                <w:szCs w:val="20"/>
              </w:rPr>
              <w:t>36 (26%)</w:t>
            </w:r>
          </w:p>
        </w:tc>
        <w:tc>
          <w:tcPr>
            <w:tcW w:w="1559" w:type="dxa"/>
          </w:tcPr>
          <w:p w14:paraId="07C28A9B" w14:textId="77777777" w:rsidR="007757AC" w:rsidRPr="000D573F" w:rsidRDefault="007757AC" w:rsidP="007757AC">
            <w:pPr>
              <w:spacing w:before="60" w:after="60"/>
              <w:ind w:right="-69"/>
              <w:rPr>
                <w:bCs/>
                <w:sz w:val="20"/>
                <w:szCs w:val="20"/>
              </w:rPr>
            </w:pPr>
            <w:r w:rsidRPr="000D573F">
              <w:rPr>
                <w:bCs/>
                <w:sz w:val="20"/>
                <w:szCs w:val="20"/>
              </w:rPr>
              <w:t>25 (17%)</w:t>
            </w:r>
          </w:p>
        </w:tc>
        <w:tc>
          <w:tcPr>
            <w:tcW w:w="709" w:type="dxa"/>
          </w:tcPr>
          <w:p w14:paraId="4D4C122E" w14:textId="77777777" w:rsidR="007757AC" w:rsidRPr="000D573F" w:rsidRDefault="007757AC" w:rsidP="007757AC">
            <w:pPr>
              <w:spacing w:before="60" w:after="60"/>
              <w:ind w:right="-69"/>
              <w:rPr>
                <w:bCs/>
                <w:sz w:val="20"/>
                <w:szCs w:val="20"/>
              </w:rPr>
            </w:pPr>
            <w:r w:rsidRPr="000D573F">
              <w:rPr>
                <w:bCs/>
                <w:sz w:val="20"/>
                <w:szCs w:val="20"/>
              </w:rPr>
              <w:t>0.04*</w:t>
            </w:r>
          </w:p>
        </w:tc>
        <w:tc>
          <w:tcPr>
            <w:tcW w:w="1559" w:type="dxa"/>
          </w:tcPr>
          <w:p w14:paraId="7A625F8D" w14:textId="37633BE8" w:rsidR="007757AC" w:rsidRPr="000D573F" w:rsidRDefault="007757AC" w:rsidP="007757AC">
            <w:pPr>
              <w:spacing w:before="60" w:after="60"/>
              <w:ind w:right="-69"/>
              <w:rPr>
                <w:bCs/>
                <w:sz w:val="20"/>
                <w:szCs w:val="20"/>
              </w:rPr>
            </w:pPr>
            <w:r w:rsidRPr="0082583A">
              <w:rPr>
                <w:rFonts w:eastAsia="Helvetica"/>
                <w:color w:val="000000"/>
                <w:sz w:val="20"/>
                <w:szCs w:val="20"/>
              </w:rPr>
              <w:t>21 (21%)</w:t>
            </w:r>
          </w:p>
        </w:tc>
        <w:tc>
          <w:tcPr>
            <w:tcW w:w="1560" w:type="dxa"/>
          </w:tcPr>
          <w:p w14:paraId="2AF89331" w14:textId="74FE00C1" w:rsidR="007757AC" w:rsidRPr="000D573F" w:rsidRDefault="007757AC" w:rsidP="007757AC">
            <w:pPr>
              <w:spacing w:before="60" w:after="60"/>
              <w:ind w:right="-69"/>
              <w:rPr>
                <w:bCs/>
                <w:sz w:val="20"/>
                <w:szCs w:val="20"/>
              </w:rPr>
            </w:pPr>
            <w:r w:rsidRPr="0082583A">
              <w:rPr>
                <w:rFonts w:eastAsia="Helvetica"/>
                <w:color w:val="000000"/>
                <w:sz w:val="20"/>
                <w:szCs w:val="20"/>
              </w:rPr>
              <w:t>18 (18%)</w:t>
            </w:r>
          </w:p>
        </w:tc>
        <w:tc>
          <w:tcPr>
            <w:tcW w:w="567" w:type="dxa"/>
          </w:tcPr>
          <w:p w14:paraId="1D339918" w14:textId="4F6FE546" w:rsidR="007757AC" w:rsidRPr="000D573F" w:rsidRDefault="007757AC" w:rsidP="007757AC">
            <w:pPr>
              <w:spacing w:before="60" w:after="60"/>
              <w:ind w:right="-69"/>
              <w:rPr>
                <w:bCs/>
                <w:sz w:val="20"/>
                <w:szCs w:val="20"/>
              </w:rPr>
            </w:pPr>
            <w:r w:rsidRPr="0082583A">
              <w:rPr>
                <w:rFonts w:eastAsia="Helvetica"/>
                <w:color w:val="000000"/>
                <w:sz w:val="20"/>
                <w:szCs w:val="20"/>
              </w:rPr>
              <w:t>0.6</w:t>
            </w:r>
            <w:commentRangeEnd w:id="14"/>
            <w:r w:rsidR="001D2F64">
              <w:rPr>
                <w:rStyle w:val="CommentReference"/>
              </w:rPr>
              <w:commentReference w:id="14"/>
            </w:r>
          </w:p>
        </w:tc>
      </w:tr>
      <w:tr w:rsidR="007757AC" w:rsidRPr="000D573F" w14:paraId="7824079A" w14:textId="77777777" w:rsidTr="007757AC">
        <w:trPr>
          <w:trHeight w:val="19"/>
        </w:trPr>
        <w:tc>
          <w:tcPr>
            <w:tcW w:w="1985" w:type="dxa"/>
          </w:tcPr>
          <w:p w14:paraId="070AF4FD" w14:textId="77777777" w:rsidR="007757AC" w:rsidRPr="000862A7" w:rsidRDefault="007757AC" w:rsidP="007757AC">
            <w:pPr>
              <w:spacing w:before="60" w:after="60"/>
              <w:ind w:right="-69"/>
              <w:rPr>
                <w:b/>
                <w:sz w:val="20"/>
                <w:szCs w:val="20"/>
              </w:rPr>
            </w:pPr>
            <w:r w:rsidRPr="000862A7">
              <w:rPr>
                <w:sz w:val="20"/>
                <w:szCs w:val="20"/>
              </w:rPr>
              <w:t>BMI kg/m2</w:t>
            </w:r>
          </w:p>
        </w:tc>
        <w:tc>
          <w:tcPr>
            <w:tcW w:w="1559" w:type="dxa"/>
          </w:tcPr>
          <w:p w14:paraId="4A653805" w14:textId="77777777" w:rsidR="007757AC" w:rsidRPr="000862A7" w:rsidRDefault="007757AC" w:rsidP="007757AC">
            <w:pPr>
              <w:spacing w:before="60" w:after="60"/>
              <w:ind w:right="-69"/>
              <w:rPr>
                <w:b/>
                <w:sz w:val="20"/>
                <w:szCs w:val="20"/>
              </w:rPr>
            </w:pPr>
            <w:r w:rsidRPr="000862A7">
              <w:rPr>
                <w:sz w:val="20"/>
                <w:szCs w:val="20"/>
              </w:rPr>
              <w:t>2</w:t>
            </w:r>
            <w:r>
              <w:rPr>
                <w:sz w:val="20"/>
                <w:szCs w:val="20"/>
              </w:rPr>
              <w:t>5</w:t>
            </w:r>
            <w:r w:rsidRPr="000862A7">
              <w:rPr>
                <w:sz w:val="20"/>
                <w:szCs w:val="20"/>
              </w:rPr>
              <w:t xml:space="preserve">.5 </w:t>
            </w:r>
            <w:r>
              <w:rPr>
                <w:sz w:val="20"/>
                <w:szCs w:val="20"/>
              </w:rPr>
              <w:t>[22.3</w:t>
            </w:r>
            <w:r w:rsidRPr="000862A7">
              <w:rPr>
                <w:sz w:val="20"/>
                <w:szCs w:val="20"/>
              </w:rPr>
              <w:t>, 2</w:t>
            </w:r>
            <w:r>
              <w:rPr>
                <w:sz w:val="20"/>
                <w:szCs w:val="20"/>
              </w:rPr>
              <w:t>8</w:t>
            </w:r>
            <w:r w:rsidRPr="000862A7">
              <w:rPr>
                <w:sz w:val="20"/>
                <w:szCs w:val="20"/>
              </w:rPr>
              <w:t>.</w:t>
            </w:r>
            <w:r>
              <w:rPr>
                <w:sz w:val="20"/>
                <w:szCs w:val="20"/>
              </w:rPr>
              <w:t>3]</w:t>
            </w:r>
          </w:p>
        </w:tc>
        <w:tc>
          <w:tcPr>
            <w:tcW w:w="1559" w:type="dxa"/>
          </w:tcPr>
          <w:p w14:paraId="2822F4CE" w14:textId="77777777" w:rsidR="007757AC" w:rsidRPr="000862A7" w:rsidRDefault="007757AC" w:rsidP="007757AC">
            <w:pPr>
              <w:spacing w:before="60" w:after="60"/>
              <w:ind w:right="-69"/>
              <w:rPr>
                <w:b/>
                <w:sz w:val="20"/>
                <w:szCs w:val="20"/>
              </w:rPr>
            </w:pPr>
            <w:r w:rsidRPr="000862A7">
              <w:rPr>
                <w:sz w:val="20"/>
                <w:szCs w:val="20"/>
              </w:rPr>
              <w:t>2</w:t>
            </w:r>
            <w:r>
              <w:rPr>
                <w:sz w:val="20"/>
                <w:szCs w:val="20"/>
              </w:rPr>
              <w:t>5.4</w:t>
            </w:r>
            <w:r w:rsidRPr="000862A7">
              <w:rPr>
                <w:sz w:val="20"/>
                <w:szCs w:val="20"/>
              </w:rPr>
              <w:t xml:space="preserve"> </w:t>
            </w:r>
            <w:r>
              <w:rPr>
                <w:sz w:val="20"/>
                <w:szCs w:val="20"/>
              </w:rPr>
              <w:t>[</w:t>
            </w:r>
            <w:r w:rsidRPr="000862A7">
              <w:rPr>
                <w:sz w:val="20"/>
                <w:szCs w:val="20"/>
              </w:rPr>
              <w:t>2</w:t>
            </w:r>
            <w:r>
              <w:rPr>
                <w:sz w:val="20"/>
                <w:szCs w:val="20"/>
              </w:rPr>
              <w:t>2.9</w:t>
            </w:r>
            <w:r w:rsidRPr="000862A7">
              <w:rPr>
                <w:sz w:val="20"/>
                <w:szCs w:val="20"/>
              </w:rPr>
              <w:t>, 2</w:t>
            </w:r>
            <w:r>
              <w:rPr>
                <w:sz w:val="20"/>
                <w:szCs w:val="20"/>
              </w:rPr>
              <w:t>9.4]</w:t>
            </w:r>
          </w:p>
        </w:tc>
        <w:tc>
          <w:tcPr>
            <w:tcW w:w="709" w:type="dxa"/>
          </w:tcPr>
          <w:p w14:paraId="60164645" w14:textId="77777777" w:rsidR="007757AC" w:rsidRPr="000862A7" w:rsidRDefault="007757AC" w:rsidP="007757AC">
            <w:pPr>
              <w:spacing w:before="60" w:after="60"/>
              <w:ind w:right="-69"/>
              <w:rPr>
                <w:b/>
                <w:sz w:val="20"/>
                <w:szCs w:val="20"/>
              </w:rPr>
            </w:pPr>
            <w:r w:rsidRPr="000862A7">
              <w:rPr>
                <w:sz w:val="20"/>
                <w:szCs w:val="20"/>
              </w:rPr>
              <w:t>0.</w:t>
            </w:r>
            <w:r>
              <w:rPr>
                <w:sz w:val="20"/>
                <w:szCs w:val="20"/>
              </w:rPr>
              <w:t>7</w:t>
            </w:r>
          </w:p>
        </w:tc>
        <w:tc>
          <w:tcPr>
            <w:tcW w:w="1559" w:type="dxa"/>
          </w:tcPr>
          <w:p w14:paraId="5192B130" w14:textId="6B223AFE" w:rsidR="007757AC" w:rsidRPr="000D573F" w:rsidRDefault="007757AC" w:rsidP="007757AC">
            <w:pPr>
              <w:spacing w:before="60" w:after="60"/>
              <w:ind w:right="-69"/>
              <w:rPr>
                <w:bCs/>
                <w:i/>
                <w:iCs/>
                <w:sz w:val="20"/>
                <w:szCs w:val="20"/>
              </w:rPr>
            </w:pPr>
            <w:r w:rsidRPr="0082583A">
              <w:rPr>
                <w:rFonts w:eastAsia="Helvetica"/>
                <w:color w:val="000000"/>
                <w:sz w:val="20"/>
                <w:szCs w:val="20"/>
              </w:rPr>
              <w:t>25.5 [22.3, 28.3]</w:t>
            </w:r>
          </w:p>
        </w:tc>
        <w:tc>
          <w:tcPr>
            <w:tcW w:w="1560" w:type="dxa"/>
          </w:tcPr>
          <w:p w14:paraId="03A45C67" w14:textId="39D752D4" w:rsidR="007757AC" w:rsidRPr="000D573F" w:rsidRDefault="007757AC" w:rsidP="007757AC">
            <w:pPr>
              <w:spacing w:before="60" w:after="60"/>
              <w:ind w:right="-69"/>
              <w:rPr>
                <w:bCs/>
                <w:i/>
                <w:iCs/>
                <w:sz w:val="20"/>
                <w:szCs w:val="20"/>
              </w:rPr>
            </w:pPr>
            <w:r w:rsidRPr="0082583A">
              <w:rPr>
                <w:rFonts w:eastAsia="Helvetica"/>
                <w:color w:val="000000"/>
                <w:sz w:val="20"/>
                <w:szCs w:val="20"/>
              </w:rPr>
              <w:t>25.1 [21.7, 28.6]</w:t>
            </w:r>
          </w:p>
        </w:tc>
        <w:tc>
          <w:tcPr>
            <w:tcW w:w="567" w:type="dxa"/>
          </w:tcPr>
          <w:p w14:paraId="5379865A" w14:textId="299009CF" w:rsidR="007757AC" w:rsidRPr="000D573F" w:rsidRDefault="007757AC" w:rsidP="007757AC">
            <w:pPr>
              <w:spacing w:before="60" w:after="60"/>
              <w:ind w:right="-69"/>
              <w:rPr>
                <w:bCs/>
                <w:i/>
                <w:iCs/>
                <w:sz w:val="20"/>
                <w:szCs w:val="20"/>
              </w:rPr>
            </w:pPr>
            <w:r w:rsidRPr="0082583A">
              <w:rPr>
                <w:rFonts w:eastAsia="Helvetica"/>
                <w:color w:val="000000"/>
                <w:sz w:val="20"/>
                <w:szCs w:val="20"/>
              </w:rPr>
              <w:t>0.9</w:t>
            </w:r>
          </w:p>
        </w:tc>
      </w:tr>
      <w:tr w:rsidR="007757AC" w:rsidRPr="000D573F" w14:paraId="2B8CC0F6" w14:textId="77777777" w:rsidTr="007757AC">
        <w:trPr>
          <w:trHeight w:val="19"/>
        </w:trPr>
        <w:tc>
          <w:tcPr>
            <w:tcW w:w="1985" w:type="dxa"/>
          </w:tcPr>
          <w:p w14:paraId="1944A824" w14:textId="77777777" w:rsidR="007757AC" w:rsidRPr="000862A7" w:rsidRDefault="007757AC" w:rsidP="007757AC">
            <w:pPr>
              <w:spacing w:before="60" w:after="60"/>
              <w:ind w:right="-69"/>
              <w:rPr>
                <w:b/>
                <w:sz w:val="20"/>
                <w:szCs w:val="20"/>
              </w:rPr>
            </w:pPr>
            <w:r w:rsidRPr="000862A7">
              <w:rPr>
                <w:sz w:val="20"/>
                <w:szCs w:val="20"/>
              </w:rPr>
              <w:t>Active smoker</w:t>
            </w:r>
          </w:p>
        </w:tc>
        <w:tc>
          <w:tcPr>
            <w:tcW w:w="1559" w:type="dxa"/>
          </w:tcPr>
          <w:p w14:paraId="79F33707" w14:textId="77777777" w:rsidR="007757AC" w:rsidRPr="000D573F" w:rsidRDefault="007757AC" w:rsidP="007757AC">
            <w:pPr>
              <w:spacing w:before="60" w:after="60"/>
              <w:ind w:right="-69"/>
              <w:rPr>
                <w:bCs/>
                <w:sz w:val="20"/>
                <w:szCs w:val="20"/>
              </w:rPr>
            </w:pPr>
            <w:r w:rsidRPr="000D573F">
              <w:rPr>
                <w:bCs/>
                <w:sz w:val="20"/>
                <w:szCs w:val="20"/>
              </w:rPr>
              <w:t>30 (21,7%)</w:t>
            </w:r>
          </w:p>
        </w:tc>
        <w:tc>
          <w:tcPr>
            <w:tcW w:w="1559" w:type="dxa"/>
          </w:tcPr>
          <w:p w14:paraId="02931277" w14:textId="77777777" w:rsidR="007757AC" w:rsidRPr="000D573F" w:rsidRDefault="007757AC" w:rsidP="007757AC">
            <w:pPr>
              <w:spacing w:before="60" w:after="60"/>
              <w:ind w:right="-69"/>
              <w:rPr>
                <w:bCs/>
                <w:sz w:val="20"/>
                <w:szCs w:val="20"/>
              </w:rPr>
            </w:pPr>
            <w:r w:rsidRPr="000D573F">
              <w:rPr>
                <w:bCs/>
                <w:sz w:val="20"/>
                <w:szCs w:val="20"/>
              </w:rPr>
              <w:t>45 (30,6%)</w:t>
            </w:r>
          </w:p>
        </w:tc>
        <w:tc>
          <w:tcPr>
            <w:tcW w:w="709" w:type="dxa"/>
          </w:tcPr>
          <w:p w14:paraId="5F380990" w14:textId="77777777" w:rsidR="007757AC" w:rsidRPr="000D573F" w:rsidRDefault="007757AC" w:rsidP="007757AC">
            <w:pPr>
              <w:spacing w:before="60" w:after="60"/>
              <w:ind w:right="-69"/>
              <w:rPr>
                <w:bCs/>
                <w:sz w:val="20"/>
                <w:szCs w:val="20"/>
              </w:rPr>
            </w:pPr>
            <w:r w:rsidRPr="000D573F">
              <w:rPr>
                <w:bCs/>
                <w:sz w:val="20"/>
                <w:szCs w:val="20"/>
              </w:rPr>
              <w:t>0.09</w:t>
            </w:r>
          </w:p>
        </w:tc>
        <w:tc>
          <w:tcPr>
            <w:tcW w:w="1559" w:type="dxa"/>
          </w:tcPr>
          <w:p w14:paraId="03D3CB36" w14:textId="5E8E7542" w:rsidR="007757AC" w:rsidRPr="000D573F" w:rsidRDefault="007757AC" w:rsidP="007757AC">
            <w:pPr>
              <w:spacing w:before="60" w:after="60"/>
              <w:ind w:right="-69"/>
              <w:rPr>
                <w:bCs/>
                <w:sz w:val="20"/>
                <w:szCs w:val="20"/>
              </w:rPr>
            </w:pPr>
            <w:r w:rsidRPr="0082583A">
              <w:rPr>
                <w:rFonts w:eastAsia="Helvetica"/>
                <w:color w:val="000000"/>
                <w:sz w:val="20"/>
                <w:szCs w:val="20"/>
              </w:rPr>
              <w:t>30 (30%)</w:t>
            </w:r>
          </w:p>
        </w:tc>
        <w:tc>
          <w:tcPr>
            <w:tcW w:w="1560" w:type="dxa"/>
          </w:tcPr>
          <w:p w14:paraId="6F277E54" w14:textId="1A353B0F" w:rsidR="007757AC" w:rsidRPr="000D573F" w:rsidRDefault="007757AC" w:rsidP="007757AC">
            <w:pPr>
              <w:spacing w:before="60" w:after="60"/>
              <w:ind w:right="-69"/>
              <w:rPr>
                <w:bCs/>
                <w:sz w:val="20"/>
                <w:szCs w:val="20"/>
              </w:rPr>
            </w:pPr>
            <w:r w:rsidRPr="0082583A">
              <w:rPr>
                <w:rFonts w:eastAsia="Helvetica"/>
                <w:color w:val="000000"/>
                <w:sz w:val="20"/>
                <w:szCs w:val="20"/>
              </w:rPr>
              <w:t>27 (27%)</w:t>
            </w:r>
          </w:p>
        </w:tc>
        <w:tc>
          <w:tcPr>
            <w:tcW w:w="567" w:type="dxa"/>
          </w:tcPr>
          <w:p w14:paraId="592640B2" w14:textId="07276620"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300F0684" w14:textId="77777777" w:rsidTr="007757AC">
        <w:trPr>
          <w:trHeight w:val="19"/>
        </w:trPr>
        <w:tc>
          <w:tcPr>
            <w:tcW w:w="1985" w:type="dxa"/>
          </w:tcPr>
          <w:p w14:paraId="51D35E1B" w14:textId="77777777" w:rsidR="007757AC" w:rsidRPr="000D573F" w:rsidRDefault="007757AC" w:rsidP="007757AC">
            <w:pPr>
              <w:spacing w:before="60" w:after="60"/>
              <w:ind w:right="-69"/>
              <w:rPr>
                <w:sz w:val="20"/>
                <w:szCs w:val="20"/>
              </w:rPr>
            </w:pPr>
            <w:r w:rsidRPr="000D573F">
              <w:rPr>
                <w:sz w:val="20"/>
                <w:szCs w:val="20"/>
              </w:rPr>
              <w:t>Immunodepression</w:t>
            </w:r>
          </w:p>
        </w:tc>
        <w:tc>
          <w:tcPr>
            <w:tcW w:w="1559" w:type="dxa"/>
          </w:tcPr>
          <w:p w14:paraId="34CE0940" w14:textId="77777777" w:rsidR="007757AC" w:rsidRPr="000D573F" w:rsidRDefault="007757AC" w:rsidP="007757AC">
            <w:pPr>
              <w:spacing w:before="60" w:after="60"/>
              <w:ind w:right="-69"/>
              <w:rPr>
                <w:sz w:val="20"/>
                <w:szCs w:val="20"/>
              </w:rPr>
            </w:pPr>
            <w:r w:rsidRPr="000D573F">
              <w:rPr>
                <w:sz w:val="20"/>
                <w:szCs w:val="20"/>
              </w:rPr>
              <w:t>24 (17,4%)</w:t>
            </w:r>
          </w:p>
        </w:tc>
        <w:tc>
          <w:tcPr>
            <w:tcW w:w="1559" w:type="dxa"/>
          </w:tcPr>
          <w:p w14:paraId="5F45B51D" w14:textId="77777777" w:rsidR="007757AC" w:rsidRPr="000D573F" w:rsidRDefault="007757AC" w:rsidP="007757AC">
            <w:pPr>
              <w:spacing w:before="60" w:after="60"/>
              <w:ind w:right="-69"/>
              <w:rPr>
                <w:sz w:val="20"/>
                <w:szCs w:val="20"/>
              </w:rPr>
            </w:pPr>
            <w:r w:rsidRPr="000D573F">
              <w:rPr>
                <w:sz w:val="20"/>
                <w:szCs w:val="20"/>
              </w:rPr>
              <w:t>14 (9,5%)</w:t>
            </w:r>
          </w:p>
        </w:tc>
        <w:tc>
          <w:tcPr>
            <w:tcW w:w="709" w:type="dxa"/>
          </w:tcPr>
          <w:p w14:paraId="104203B6" w14:textId="77777777" w:rsidR="007757AC" w:rsidRPr="000D573F" w:rsidRDefault="007757AC" w:rsidP="007757AC">
            <w:pPr>
              <w:spacing w:before="60" w:after="60"/>
              <w:ind w:right="-69"/>
              <w:rPr>
                <w:sz w:val="20"/>
                <w:szCs w:val="20"/>
              </w:rPr>
            </w:pPr>
            <w:r w:rsidRPr="000D573F">
              <w:rPr>
                <w:sz w:val="20"/>
                <w:szCs w:val="20"/>
              </w:rPr>
              <w:t>0</w:t>
            </w:r>
            <w:r>
              <w:rPr>
                <w:sz w:val="20"/>
                <w:szCs w:val="20"/>
              </w:rPr>
              <w:t>.</w:t>
            </w:r>
            <w:r w:rsidRPr="000D573F">
              <w:rPr>
                <w:sz w:val="20"/>
                <w:szCs w:val="20"/>
              </w:rPr>
              <w:t>051</w:t>
            </w:r>
          </w:p>
        </w:tc>
        <w:tc>
          <w:tcPr>
            <w:tcW w:w="1559" w:type="dxa"/>
          </w:tcPr>
          <w:p w14:paraId="4F951F5A" w14:textId="7847924F" w:rsidR="007757AC" w:rsidRPr="000D573F" w:rsidRDefault="007757AC" w:rsidP="007757AC">
            <w:pPr>
              <w:spacing w:before="60" w:after="60"/>
              <w:ind w:right="-69"/>
              <w:rPr>
                <w:bCs/>
                <w:sz w:val="20"/>
                <w:szCs w:val="20"/>
              </w:rPr>
            </w:pPr>
            <w:r w:rsidRPr="0082583A">
              <w:rPr>
                <w:rFonts w:eastAsia="Helvetica"/>
                <w:color w:val="000000"/>
                <w:sz w:val="20"/>
                <w:szCs w:val="20"/>
              </w:rPr>
              <w:t>15 (15%)</w:t>
            </w:r>
          </w:p>
        </w:tc>
        <w:tc>
          <w:tcPr>
            <w:tcW w:w="1560" w:type="dxa"/>
          </w:tcPr>
          <w:p w14:paraId="26E0AF6A" w14:textId="6CC4D30A" w:rsidR="007757AC" w:rsidRPr="000D573F" w:rsidRDefault="007757AC" w:rsidP="007757AC">
            <w:pPr>
              <w:spacing w:before="60" w:after="60"/>
              <w:ind w:right="-69"/>
              <w:rPr>
                <w:bCs/>
                <w:sz w:val="20"/>
                <w:szCs w:val="20"/>
              </w:rPr>
            </w:pPr>
            <w:r w:rsidRPr="0082583A">
              <w:rPr>
                <w:rFonts w:eastAsia="Helvetica"/>
                <w:color w:val="000000"/>
                <w:sz w:val="20"/>
                <w:szCs w:val="20"/>
              </w:rPr>
              <w:t>14 (14%)</w:t>
            </w:r>
          </w:p>
        </w:tc>
        <w:tc>
          <w:tcPr>
            <w:tcW w:w="567" w:type="dxa"/>
          </w:tcPr>
          <w:p w14:paraId="14B648AE" w14:textId="55E10784" w:rsidR="007757AC" w:rsidRPr="000D573F" w:rsidRDefault="007757AC" w:rsidP="007757AC">
            <w:pPr>
              <w:spacing w:before="60" w:after="60"/>
              <w:ind w:right="-69"/>
              <w:rPr>
                <w:bCs/>
                <w:sz w:val="20"/>
                <w:szCs w:val="20"/>
              </w:rPr>
            </w:pPr>
            <w:r w:rsidRPr="0082583A">
              <w:rPr>
                <w:rFonts w:eastAsia="Helvetica"/>
                <w:color w:val="000000"/>
                <w:sz w:val="20"/>
                <w:szCs w:val="20"/>
              </w:rPr>
              <w:t>0.8</w:t>
            </w:r>
          </w:p>
        </w:tc>
      </w:tr>
      <w:tr w:rsidR="007757AC" w:rsidRPr="000D573F" w14:paraId="4F68D4D2" w14:textId="77777777" w:rsidTr="007757AC">
        <w:trPr>
          <w:trHeight w:val="19"/>
        </w:trPr>
        <w:tc>
          <w:tcPr>
            <w:tcW w:w="1985" w:type="dxa"/>
          </w:tcPr>
          <w:p w14:paraId="4B79BE7C" w14:textId="77777777" w:rsidR="007757AC" w:rsidRPr="000D573F" w:rsidRDefault="007757AC" w:rsidP="007757AC">
            <w:pPr>
              <w:spacing w:before="60" w:after="60"/>
              <w:ind w:right="-69"/>
              <w:rPr>
                <w:sz w:val="20"/>
                <w:szCs w:val="20"/>
              </w:rPr>
            </w:pPr>
            <w:r w:rsidRPr="000D573F">
              <w:rPr>
                <w:sz w:val="20"/>
                <w:szCs w:val="20"/>
              </w:rPr>
              <w:t>Anticoagulation</w:t>
            </w:r>
          </w:p>
        </w:tc>
        <w:tc>
          <w:tcPr>
            <w:tcW w:w="1559" w:type="dxa"/>
          </w:tcPr>
          <w:p w14:paraId="188D6E4C" w14:textId="77777777" w:rsidR="007757AC" w:rsidRPr="000D573F" w:rsidRDefault="007757AC" w:rsidP="007757AC">
            <w:pPr>
              <w:spacing w:before="60" w:after="60"/>
              <w:ind w:right="-69"/>
              <w:rPr>
                <w:sz w:val="20"/>
                <w:szCs w:val="20"/>
              </w:rPr>
            </w:pPr>
            <w:r w:rsidRPr="000D573F">
              <w:rPr>
                <w:sz w:val="20"/>
                <w:szCs w:val="20"/>
              </w:rPr>
              <w:t>13 (9,4%)</w:t>
            </w:r>
          </w:p>
        </w:tc>
        <w:tc>
          <w:tcPr>
            <w:tcW w:w="1559" w:type="dxa"/>
          </w:tcPr>
          <w:p w14:paraId="04CD0585" w14:textId="77777777" w:rsidR="007757AC" w:rsidRPr="000D573F" w:rsidRDefault="007757AC" w:rsidP="007757AC">
            <w:pPr>
              <w:spacing w:before="60" w:after="60"/>
              <w:ind w:right="-69"/>
              <w:rPr>
                <w:sz w:val="20"/>
                <w:szCs w:val="20"/>
              </w:rPr>
            </w:pPr>
            <w:r w:rsidRPr="000D573F">
              <w:rPr>
                <w:sz w:val="20"/>
                <w:szCs w:val="20"/>
              </w:rPr>
              <w:t>9 (6,1%)</w:t>
            </w:r>
          </w:p>
        </w:tc>
        <w:tc>
          <w:tcPr>
            <w:tcW w:w="709" w:type="dxa"/>
          </w:tcPr>
          <w:p w14:paraId="485983BA" w14:textId="77777777" w:rsidR="007757AC" w:rsidRPr="000D573F" w:rsidRDefault="007757AC" w:rsidP="007757AC">
            <w:pPr>
              <w:spacing w:before="60" w:after="60"/>
              <w:ind w:right="-69"/>
              <w:rPr>
                <w:sz w:val="20"/>
                <w:szCs w:val="20"/>
              </w:rPr>
            </w:pPr>
            <w:r w:rsidRPr="000D573F">
              <w:rPr>
                <w:sz w:val="20"/>
                <w:szCs w:val="20"/>
              </w:rPr>
              <w:t>0,3</w:t>
            </w:r>
          </w:p>
        </w:tc>
        <w:tc>
          <w:tcPr>
            <w:tcW w:w="1559" w:type="dxa"/>
          </w:tcPr>
          <w:p w14:paraId="2D1F4A31" w14:textId="588FDF16" w:rsidR="007757AC" w:rsidRPr="000D573F" w:rsidRDefault="007757AC" w:rsidP="007757AC">
            <w:pPr>
              <w:spacing w:before="60" w:after="60"/>
              <w:ind w:right="-69"/>
              <w:rPr>
                <w:bCs/>
                <w:sz w:val="20"/>
                <w:szCs w:val="20"/>
              </w:rPr>
            </w:pPr>
            <w:r w:rsidRPr="0082583A">
              <w:rPr>
                <w:rFonts w:eastAsia="Helvetica"/>
                <w:color w:val="000000"/>
                <w:sz w:val="20"/>
                <w:szCs w:val="20"/>
              </w:rPr>
              <w:t>8 (8.5%)</w:t>
            </w:r>
          </w:p>
        </w:tc>
        <w:tc>
          <w:tcPr>
            <w:tcW w:w="1560" w:type="dxa"/>
          </w:tcPr>
          <w:p w14:paraId="246E088D" w14:textId="226E35F2" w:rsidR="007757AC" w:rsidRPr="000D573F" w:rsidRDefault="007757AC" w:rsidP="007757AC">
            <w:pPr>
              <w:spacing w:before="60" w:after="60"/>
              <w:ind w:right="-69"/>
              <w:rPr>
                <w:bCs/>
                <w:sz w:val="20"/>
                <w:szCs w:val="20"/>
              </w:rPr>
            </w:pPr>
            <w:r w:rsidRPr="0082583A">
              <w:rPr>
                <w:rFonts w:eastAsia="Helvetica"/>
                <w:color w:val="000000"/>
                <w:sz w:val="20"/>
                <w:szCs w:val="20"/>
              </w:rPr>
              <w:t>5 (5.1%)</w:t>
            </w:r>
          </w:p>
        </w:tc>
        <w:tc>
          <w:tcPr>
            <w:tcW w:w="567" w:type="dxa"/>
          </w:tcPr>
          <w:p w14:paraId="2C4ADF64" w14:textId="79184E6A" w:rsidR="007757AC" w:rsidRPr="000D573F" w:rsidRDefault="007757AC" w:rsidP="007757AC">
            <w:pPr>
              <w:spacing w:before="60" w:after="60"/>
              <w:ind w:right="-69"/>
              <w:rPr>
                <w:bCs/>
                <w:sz w:val="20"/>
                <w:szCs w:val="20"/>
              </w:rPr>
            </w:pPr>
            <w:r w:rsidRPr="0082583A">
              <w:rPr>
                <w:rFonts w:eastAsia="Helvetica"/>
                <w:color w:val="000000"/>
                <w:sz w:val="20"/>
                <w:szCs w:val="20"/>
              </w:rPr>
              <w:t>0.2</w:t>
            </w:r>
          </w:p>
        </w:tc>
      </w:tr>
      <w:tr w:rsidR="008E5FA3" w:rsidRPr="000D573F" w14:paraId="06217011" w14:textId="77777777" w:rsidTr="007757AC">
        <w:trPr>
          <w:trHeight w:val="19"/>
        </w:trPr>
        <w:tc>
          <w:tcPr>
            <w:tcW w:w="1985" w:type="dxa"/>
          </w:tcPr>
          <w:p w14:paraId="03B95FCC" w14:textId="77777777" w:rsidR="008E5FA3" w:rsidRPr="001872EE" w:rsidRDefault="008E5FA3" w:rsidP="005D028E">
            <w:pPr>
              <w:spacing w:before="60" w:after="60"/>
              <w:ind w:right="-69"/>
              <w:rPr>
                <w:b/>
                <w:bCs/>
                <w:sz w:val="20"/>
                <w:szCs w:val="20"/>
              </w:rPr>
            </w:pPr>
            <w:r w:rsidRPr="001872EE">
              <w:rPr>
                <w:b/>
                <w:bCs/>
                <w:sz w:val="20"/>
                <w:szCs w:val="20"/>
              </w:rPr>
              <w:t>Medical antecedents</w:t>
            </w:r>
          </w:p>
        </w:tc>
        <w:tc>
          <w:tcPr>
            <w:tcW w:w="1559" w:type="dxa"/>
          </w:tcPr>
          <w:p w14:paraId="799CD0F9" w14:textId="77777777" w:rsidR="008E5FA3" w:rsidRPr="000D573F" w:rsidRDefault="008E5FA3" w:rsidP="005D028E">
            <w:pPr>
              <w:spacing w:before="60" w:after="60"/>
              <w:ind w:right="-69"/>
              <w:rPr>
                <w:sz w:val="20"/>
                <w:szCs w:val="20"/>
              </w:rPr>
            </w:pPr>
          </w:p>
        </w:tc>
        <w:tc>
          <w:tcPr>
            <w:tcW w:w="1559" w:type="dxa"/>
          </w:tcPr>
          <w:p w14:paraId="1009E5AF" w14:textId="77777777" w:rsidR="008E5FA3" w:rsidRPr="000D573F" w:rsidRDefault="008E5FA3" w:rsidP="005D028E">
            <w:pPr>
              <w:spacing w:before="60" w:after="60"/>
              <w:ind w:right="-69"/>
              <w:rPr>
                <w:sz w:val="20"/>
                <w:szCs w:val="20"/>
              </w:rPr>
            </w:pPr>
          </w:p>
        </w:tc>
        <w:tc>
          <w:tcPr>
            <w:tcW w:w="709" w:type="dxa"/>
          </w:tcPr>
          <w:p w14:paraId="66BD1C66" w14:textId="77777777" w:rsidR="008E5FA3" w:rsidRPr="000D573F" w:rsidRDefault="008E5FA3" w:rsidP="005D028E">
            <w:pPr>
              <w:spacing w:before="60" w:after="60"/>
              <w:ind w:right="-69"/>
              <w:rPr>
                <w:sz w:val="20"/>
                <w:szCs w:val="20"/>
              </w:rPr>
            </w:pPr>
          </w:p>
        </w:tc>
        <w:tc>
          <w:tcPr>
            <w:tcW w:w="1559" w:type="dxa"/>
          </w:tcPr>
          <w:p w14:paraId="7FF76D3C" w14:textId="77777777" w:rsidR="008E5FA3" w:rsidRPr="000D573F" w:rsidRDefault="008E5FA3" w:rsidP="005D028E">
            <w:pPr>
              <w:spacing w:before="60" w:after="60"/>
              <w:ind w:right="-69"/>
              <w:rPr>
                <w:bCs/>
                <w:sz w:val="20"/>
                <w:szCs w:val="20"/>
              </w:rPr>
            </w:pPr>
          </w:p>
        </w:tc>
        <w:tc>
          <w:tcPr>
            <w:tcW w:w="1560" w:type="dxa"/>
          </w:tcPr>
          <w:p w14:paraId="5226A47C" w14:textId="77777777" w:rsidR="008E5FA3" w:rsidRPr="000D573F" w:rsidRDefault="008E5FA3" w:rsidP="005D028E">
            <w:pPr>
              <w:spacing w:before="60" w:after="60"/>
              <w:ind w:right="-69"/>
              <w:rPr>
                <w:bCs/>
                <w:sz w:val="20"/>
                <w:szCs w:val="20"/>
              </w:rPr>
            </w:pPr>
          </w:p>
        </w:tc>
        <w:tc>
          <w:tcPr>
            <w:tcW w:w="567" w:type="dxa"/>
          </w:tcPr>
          <w:p w14:paraId="2F811578" w14:textId="77777777" w:rsidR="008E5FA3" w:rsidRPr="000D573F" w:rsidRDefault="008E5FA3" w:rsidP="005D028E">
            <w:pPr>
              <w:spacing w:before="60" w:after="60"/>
              <w:ind w:right="-69"/>
              <w:rPr>
                <w:bCs/>
                <w:sz w:val="20"/>
                <w:szCs w:val="20"/>
              </w:rPr>
            </w:pPr>
          </w:p>
        </w:tc>
      </w:tr>
      <w:tr w:rsidR="007757AC" w:rsidRPr="000D573F" w14:paraId="0BC29B6C" w14:textId="77777777" w:rsidTr="007757AC">
        <w:trPr>
          <w:trHeight w:val="19"/>
        </w:trPr>
        <w:tc>
          <w:tcPr>
            <w:tcW w:w="1985" w:type="dxa"/>
          </w:tcPr>
          <w:p w14:paraId="4BD4FCFD" w14:textId="77777777" w:rsidR="007757AC" w:rsidRPr="000D573F" w:rsidRDefault="007757AC" w:rsidP="007757AC">
            <w:pPr>
              <w:spacing w:before="60" w:after="60"/>
              <w:ind w:left="319" w:right="-69"/>
              <w:rPr>
                <w:sz w:val="20"/>
                <w:szCs w:val="20"/>
              </w:rPr>
            </w:pPr>
            <w:r>
              <w:rPr>
                <w:sz w:val="20"/>
                <w:szCs w:val="20"/>
              </w:rPr>
              <w:t>Cardiologic</w:t>
            </w:r>
          </w:p>
        </w:tc>
        <w:tc>
          <w:tcPr>
            <w:tcW w:w="1559" w:type="dxa"/>
          </w:tcPr>
          <w:p w14:paraId="44FA5452" w14:textId="77777777" w:rsidR="007757AC" w:rsidRPr="000D573F" w:rsidRDefault="007757AC" w:rsidP="007757AC">
            <w:pPr>
              <w:spacing w:before="60" w:after="60"/>
              <w:ind w:right="-69"/>
              <w:rPr>
                <w:sz w:val="20"/>
                <w:szCs w:val="20"/>
              </w:rPr>
            </w:pPr>
            <w:r>
              <w:rPr>
                <w:sz w:val="20"/>
                <w:szCs w:val="20"/>
              </w:rPr>
              <w:t>50 (36,2%)</w:t>
            </w:r>
          </w:p>
        </w:tc>
        <w:tc>
          <w:tcPr>
            <w:tcW w:w="1559" w:type="dxa"/>
          </w:tcPr>
          <w:p w14:paraId="5281A288" w14:textId="77777777" w:rsidR="007757AC" w:rsidRPr="000D573F" w:rsidRDefault="007757AC" w:rsidP="007757AC">
            <w:pPr>
              <w:spacing w:before="60" w:after="60"/>
              <w:ind w:right="-69"/>
              <w:rPr>
                <w:sz w:val="20"/>
                <w:szCs w:val="20"/>
              </w:rPr>
            </w:pPr>
            <w:r>
              <w:rPr>
                <w:sz w:val="20"/>
                <w:szCs w:val="20"/>
              </w:rPr>
              <w:t>59 (40,1%)</w:t>
            </w:r>
          </w:p>
        </w:tc>
        <w:tc>
          <w:tcPr>
            <w:tcW w:w="709" w:type="dxa"/>
          </w:tcPr>
          <w:p w14:paraId="524525F4" w14:textId="77777777" w:rsidR="007757AC" w:rsidRPr="000D573F" w:rsidRDefault="007757AC" w:rsidP="007757AC">
            <w:pPr>
              <w:spacing w:before="60" w:after="60"/>
              <w:ind w:right="-69"/>
              <w:rPr>
                <w:sz w:val="20"/>
                <w:szCs w:val="20"/>
              </w:rPr>
            </w:pPr>
            <w:r>
              <w:rPr>
                <w:sz w:val="20"/>
                <w:szCs w:val="20"/>
              </w:rPr>
              <w:t>0.5</w:t>
            </w:r>
          </w:p>
        </w:tc>
        <w:tc>
          <w:tcPr>
            <w:tcW w:w="1559" w:type="dxa"/>
          </w:tcPr>
          <w:p w14:paraId="41CDE6B8" w14:textId="753119A8" w:rsidR="007757AC" w:rsidRPr="000D573F" w:rsidRDefault="007757AC" w:rsidP="007757AC">
            <w:pPr>
              <w:spacing w:before="60" w:after="60"/>
              <w:ind w:right="-69"/>
              <w:rPr>
                <w:bCs/>
                <w:sz w:val="20"/>
                <w:szCs w:val="20"/>
              </w:rPr>
            </w:pPr>
            <w:r w:rsidRPr="0082583A">
              <w:rPr>
                <w:rFonts w:eastAsia="Helvetica"/>
                <w:color w:val="000000"/>
                <w:sz w:val="20"/>
                <w:szCs w:val="20"/>
              </w:rPr>
              <w:t>29 (30%)</w:t>
            </w:r>
          </w:p>
        </w:tc>
        <w:tc>
          <w:tcPr>
            <w:tcW w:w="1560" w:type="dxa"/>
          </w:tcPr>
          <w:p w14:paraId="1318FBF6" w14:textId="77B24B5F" w:rsidR="007757AC" w:rsidRPr="000D573F" w:rsidRDefault="007757AC" w:rsidP="007757AC">
            <w:pPr>
              <w:spacing w:before="60" w:after="60"/>
              <w:ind w:right="-69"/>
              <w:rPr>
                <w:bCs/>
                <w:sz w:val="20"/>
                <w:szCs w:val="20"/>
              </w:rPr>
            </w:pPr>
            <w:r w:rsidRPr="0082583A">
              <w:rPr>
                <w:rFonts w:eastAsia="Helvetica"/>
                <w:color w:val="000000"/>
                <w:sz w:val="20"/>
                <w:szCs w:val="20"/>
              </w:rPr>
              <w:t>41 (42%)</w:t>
            </w:r>
          </w:p>
        </w:tc>
        <w:tc>
          <w:tcPr>
            <w:tcW w:w="567" w:type="dxa"/>
          </w:tcPr>
          <w:p w14:paraId="4086BB0C" w14:textId="0E0279C5" w:rsidR="007757AC" w:rsidRPr="000D573F" w:rsidRDefault="007757AC" w:rsidP="007757AC">
            <w:pPr>
              <w:spacing w:before="60" w:after="60"/>
              <w:ind w:right="-69"/>
              <w:rPr>
                <w:bCs/>
                <w:sz w:val="20"/>
                <w:szCs w:val="20"/>
              </w:rPr>
            </w:pPr>
            <w:r w:rsidRPr="0082583A">
              <w:rPr>
                <w:rFonts w:eastAsia="Helvetica"/>
                <w:color w:val="000000"/>
                <w:sz w:val="20"/>
                <w:szCs w:val="20"/>
              </w:rPr>
              <w:t>0.13</w:t>
            </w:r>
          </w:p>
        </w:tc>
      </w:tr>
      <w:tr w:rsidR="007757AC" w:rsidRPr="000D573F" w14:paraId="732722CA" w14:textId="77777777" w:rsidTr="007757AC">
        <w:trPr>
          <w:trHeight w:val="19"/>
        </w:trPr>
        <w:tc>
          <w:tcPr>
            <w:tcW w:w="1985" w:type="dxa"/>
          </w:tcPr>
          <w:p w14:paraId="43D12C77" w14:textId="77777777" w:rsidR="007757AC" w:rsidRPr="000D573F" w:rsidRDefault="007757AC" w:rsidP="007757AC">
            <w:pPr>
              <w:spacing w:before="60" w:after="60"/>
              <w:ind w:left="319" w:right="-69"/>
              <w:rPr>
                <w:sz w:val="20"/>
                <w:szCs w:val="20"/>
              </w:rPr>
            </w:pPr>
            <w:r>
              <w:rPr>
                <w:sz w:val="20"/>
                <w:szCs w:val="20"/>
              </w:rPr>
              <w:t>Neurologic</w:t>
            </w:r>
          </w:p>
        </w:tc>
        <w:tc>
          <w:tcPr>
            <w:tcW w:w="1559" w:type="dxa"/>
          </w:tcPr>
          <w:p w14:paraId="4AA3ADD7" w14:textId="77777777" w:rsidR="007757AC" w:rsidRPr="000D573F" w:rsidRDefault="007757AC" w:rsidP="007757AC">
            <w:pPr>
              <w:spacing w:before="60" w:after="60"/>
              <w:ind w:right="-69"/>
              <w:rPr>
                <w:sz w:val="20"/>
                <w:szCs w:val="20"/>
              </w:rPr>
            </w:pPr>
            <w:r>
              <w:rPr>
                <w:sz w:val="20"/>
                <w:szCs w:val="20"/>
              </w:rPr>
              <w:t>23 (16,7%)</w:t>
            </w:r>
          </w:p>
        </w:tc>
        <w:tc>
          <w:tcPr>
            <w:tcW w:w="1559" w:type="dxa"/>
          </w:tcPr>
          <w:p w14:paraId="0450FE6E" w14:textId="77777777" w:rsidR="007757AC" w:rsidRPr="000D573F" w:rsidRDefault="007757AC" w:rsidP="007757AC">
            <w:pPr>
              <w:spacing w:before="60" w:after="60"/>
              <w:ind w:right="-69"/>
              <w:rPr>
                <w:sz w:val="20"/>
                <w:szCs w:val="20"/>
              </w:rPr>
            </w:pPr>
            <w:r>
              <w:rPr>
                <w:sz w:val="20"/>
                <w:szCs w:val="20"/>
              </w:rPr>
              <w:t>19 (12,9%)</w:t>
            </w:r>
          </w:p>
        </w:tc>
        <w:tc>
          <w:tcPr>
            <w:tcW w:w="709" w:type="dxa"/>
          </w:tcPr>
          <w:p w14:paraId="323D75F6" w14:textId="77777777" w:rsidR="007757AC" w:rsidRPr="000D573F" w:rsidRDefault="007757AC" w:rsidP="007757AC">
            <w:pPr>
              <w:spacing w:before="60" w:after="60"/>
              <w:ind w:right="-69"/>
              <w:rPr>
                <w:sz w:val="20"/>
                <w:szCs w:val="20"/>
              </w:rPr>
            </w:pPr>
            <w:r>
              <w:rPr>
                <w:sz w:val="20"/>
                <w:szCs w:val="20"/>
              </w:rPr>
              <w:t>0.4</w:t>
            </w:r>
          </w:p>
        </w:tc>
        <w:tc>
          <w:tcPr>
            <w:tcW w:w="1559" w:type="dxa"/>
          </w:tcPr>
          <w:p w14:paraId="7AE33A73" w14:textId="5D9436D0" w:rsidR="007757AC" w:rsidRPr="000D573F" w:rsidRDefault="007757AC" w:rsidP="007757AC">
            <w:pPr>
              <w:spacing w:before="60" w:after="60"/>
              <w:ind w:right="-69"/>
              <w:rPr>
                <w:bCs/>
                <w:sz w:val="20"/>
                <w:szCs w:val="20"/>
              </w:rPr>
            </w:pPr>
            <w:r w:rsidRPr="0082583A">
              <w:rPr>
                <w:rFonts w:eastAsia="Helvetica"/>
                <w:color w:val="000000"/>
                <w:sz w:val="20"/>
                <w:szCs w:val="20"/>
              </w:rPr>
              <w:t>14 (14%)</w:t>
            </w:r>
          </w:p>
        </w:tc>
        <w:tc>
          <w:tcPr>
            <w:tcW w:w="1560" w:type="dxa"/>
          </w:tcPr>
          <w:p w14:paraId="7A46570B" w14:textId="1A07A919" w:rsidR="007757AC" w:rsidRPr="000D573F" w:rsidRDefault="007757AC" w:rsidP="007757AC">
            <w:pPr>
              <w:spacing w:before="60" w:after="60"/>
              <w:ind w:right="-69"/>
              <w:rPr>
                <w:bCs/>
                <w:sz w:val="20"/>
                <w:szCs w:val="20"/>
              </w:rPr>
            </w:pPr>
            <w:r w:rsidRPr="0082583A">
              <w:rPr>
                <w:rFonts w:eastAsia="Helvetica"/>
                <w:color w:val="000000"/>
                <w:sz w:val="20"/>
                <w:szCs w:val="20"/>
              </w:rPr>
              <w:t>12 (12%)</w:t>
            </w:r>
          </w:p>
        </w:tc>
        <w:tc>
          <w:tcPr>
            <w:tcW w:w="567" w:type="dxa"/>
          </w:tcPr>
          <w:p w14:paraId="77863834" w14:textId="32EEEE43"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5F4CEC67" w14:textId="77777777" w:rsidTr="007757AC">
        <w:trPr>
          <w:trHeight w:val="19"/>
        </w:trPr>
        <w:tc>
          <w:tcPr>
            <w:tcW w:w="1985" w:type="dxa"/>
          </w:tcPr>
          <w:p w14:paraId="3F6EA1FC" w14:textId="77777777" w:rsidR="007757AC" w:rsidRPr="000D573F" w:rsidRDefault="007757AC" w:rsidP="007757AC">
            <w:pPr>
              <w:spacing w:before="60" w:after="60"/>
              <w:ind w:left="319" w:right="-69"/>
              <w:rPr>
                <w:sz w:val="20"/>
                <w:szCs w:val="20"/>
              </w:rPr>
            </w:pPr>
            <w:r>
              <w:rPr>
                <w:sz w:val="20"/>
                <w:szCs w:val="20"/>
              </w:rPr>
              <w:t>Pulmonary</w:t>
            </w:r>
          </w:p>
        </w:tc>
        <w:tc>
          <w:tcPr>
            <w:tcW w:w="1559" w:type="dxa"/>
          </w:tcPr>
          <w:p w14:paraId="12490B1B" w14:textId="77777777" w:rsidR="007757AC" w:rsidRPr="000D573F" w:rsidRDefault="007757AC" w:rsidP="007757AC">
            <w:pPr>
              <w:spacing w:before="60" w:after="60"/>
              <w:ind w:right="-69"/>
              <w:rPr>
                <w:sz w:val="20"/>
                <w:szCs w:val="20"/>
              </w:rPr>
            </w:pPr>
            <w:r w:rsidRPr="001872EE">
              <w:rPr>
                <w:sz w:val="20"/>
                <w:szCs w:val="20"/>
              </w:rPr>
              <w:t>24</w:t>
            </w:r>
            <w:r>
              <w:rPr>
                <w:sz w:val="20"/>
                <w:szCs w:val="20"/>
              </w:rPr>
              <w:t xml:space="preserve"> (</w:t>
            </w:r>
            <w:r w:rsidRPr="001872EE">
              <w:rPr>
                <w:sz w:val="20"/>
                <w:szCs w:val="20"/>
              </w:rPr>
              <w:t>17,4</w:t>
            </w:r>
            <w:r>
              <w:rPr>
                <w:sz w:val="20"/>
                <w:szCs w:val="20"/>
              </w:rPr>
              <w:t>%)</w:t>
            </w:r>
          </w:p>
        </w:tc>
        <w:tc>
          <w:tcPr>
            <w:tcW w:w="1559" w:type="dxa"/>
          </w:tcPr>
          <w:p w14:paraId="173BB406" w14:textId="77777777" w:rsidR="007757AC" w:rsidRPr="000D573F" w:rsidRDefault="007757AC" w:rsidP="007757AC">
            <w:pPr>
              <w:spacing w:before="60" w:after="60"/>
              <w:ind w:right="-69"/>
              <w:rPr>
                <w:sz w:val="20"/>
                <w:szCs w:val="20"/>
              </w:rPr>
            </w:pPr>
            <w:r w:rsidRPr="001872EE">
              <w:rPr>
                <w:sz w:val="20"/>
                <w:szCs w:val="20"/>
              </w:rPr>
              <w:t>18</w:t>
            </w:r>
            <w:r>
              <w:rPr>
                <w:sz w:val="20"/>
                <w:szCs w:val="20"/>
              </w:rPr>
              <w:t xml:space="preserve"> (</w:t>
            </w:r>
            <w:r w:rsidRPr="001872EE">
              <w:rPr>
                <w:sz w:val="20"/>
                <w:szCs w:val="20"/>
              </w:rPr>
              <w:t>12,2</w:t>
            </w:r>
            <w:r>
              <w:rPr>
                <w:sz w:val="20"/>
                <w:szCs w:val="20"/>
              </w:rPr>
              <w:t>%)</w:t>
            </w:r>
          </w:p>
        </w:tc>
        <w:tc>
          <w:tcPr>
            <w:tcW w:w="709" w:type="dxa"/>
          </w:tcPr>
          <w:p w14:paraId="6875F9E8" w14:textId="77777777" w:rsidR="007757AC" w:rsidRPr="000D573F" w:rsidRDefault="007757AC" w:rsidP="007757AC">
            <w:pPr>
              <w:spacing w:before="60" w:after="60"/>
              <w:ind w:right="-69"/>
              <w:rPr>
                <w:sz w:val="20"/>
                <w:szCs w:val="20"/>
              </w:rPr>
            </w:pPr>
            <w:r w:rsidRPr="001872EE">
              <w:rPr>
                <w:sz w:val="20"/>
                <w:szCs w:val="20"/>
              </w:rPr>
              <w:t>0.2</w:t>
            </w:r>
          </w:p>
        </w:tc>
        <w:tc>
          <w:tcPr>
            <w:tcW w:w="1559" w:type="dxa"/>
          </w:tcPr>
          <w:p w14:paraId="11012E2C" w14:textId="3DBC8ED1" w:rsidR="007757AC" w:rsidRPr="000D573F" w:rsidRDefault="007757AC" w:rsidP="007757AC">
            <w:pPr>
              <w:spacing w:before="60" w:after="60"/>
              <w:ind w:right="-69"/>
              <w:rPr>
                <w:bCs/>
                <w:sz w:val="20"/>
                <w:szCs w:val="20"/>
              </w:rPr>
            </w:pPr>
            <w:r w:rsidRPr="0082583A">
              <w:rPr>
                <w:rFonts w:eastAsia="Helvetica"/>
                <w:color w:val="000000"/>
                <w:sz w:val="20"/>
                <w:szCs w:val="20"/>
              </w:rPr>
              <w:t>15 (16%)</w:t>
            </w:r>
          </w:p>
        </w:tc>
        <w:tc>
          <w:tcPr>
            <w:tcW w:w="1560" w:type="dxa"/>
          </w:tcPr>
          <w:p w14:paraId="75550F3E" w14:textId="05BFC4C4" w:rsidR="007757AC" w:rsidRPr="000D573F" w:rsidRDefault="007757AC" w:rsidP="007757AC">
            <w:pPr>
              <w:spacing w:before="60" w:after="60"/>
              <w:ind w:right="-69"/>
              <w:rPr>
                <w:bCs/>
                <w:sz w:val="20"/>
                <w:szCs w:val="20"/>
              </w:rPr>
            </w:pPr>
            <w:r w:rsidRPr="0082583A">
              <w:rPr>
                <w:rFonts w:eastAsia="Helvetica"/>
                <w:color w:val="000000"/>
                <w:sz w:val="20"/>
                <w:szCs w:val="20"/>
              </w:rPr>
              <w:t>11 (11%)</w:t>
            </w:r>
          </w:p>
        </w:tc>
        <w:tc>
          <w:tcPr>
            <w:tcW w:w="567" w:type="dxa"/>
          </w:tcPr>
          <w:p w14:paraId="5B36C5BE" w14:textId="28EC48B4"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11DBDF5E" w14:textId="77777777" w:rsidTr="007757AC">
        <w:trPr>
          <w:trHeight w:val="19"/>
        </w:trPr>
        <w:tc>
          <w:tcPr>
            <w:tcW w:w="1985" w:type="dxa"/>
          </w:tcPr>
          <w:p w14:paraId="25161837" w14:textId="77777777" w:rsidR="007757AC" w:rsidRPr="000D573F" w:rsidRDefault="007757AC" w:rsidP="007757AC">
            <w:pPr>
              <w:spacing w:before="60" w:after="60"/>
              <w:ind w:left="319" w:right="-69"/>
              <w:rPr>
                <w:sz w:val="20"/>
                <w:szCs w:val="20"/>
              </w:rPr>
            </w:pPr>
            <w:r>
              <w:rPr>
                <w:sz w:val="20"/>
                <w:szCs w:val="20"/>
              </w:rPr>
              <w:t>Diabetes</w:t>
            </w:r>
          </w:p>
        </w:tc>
        <w:tc>
          <w:tcPr>
            <w:tcW w:w="1559" w:type="dxa"/>
          </w:tcPr>
          <w:p w14:paraId="5BABC5ED" w14:textId="77777777" w:rsidR="007757AC" w:rsidRPr="000D573F" w:rsidRDefault="007757AC" w:rsidP="007757AC">
            <w:pPr>
              <w:spacing w:before="60" w:after="60"/>
              <w:ind w:right="-69"/>
              <w:rPr>
                <w:sz w:val="20"/>
                <w:szCs w:val="20"/>
              </w:rPr>
            </w:pPr>
            <w:r w:rsidRPr="001872EE">
              <w:rPr>
                <w:sz w:val="20"/>
                <w:szCs w:val="20"/>
              </w:rPr>
              <w:t>10</w:t>
            </w:r>
            <w:r>
              <w:rPr>
                <w:sz w:val="20"/>
                <w:szCs w:val="20"/>
              </w:rPr>
              <w:t xml:space="preserve"> (</w:t>
            </w:r>
            <w:r w:rsidRPr="001872EE">
              <w:rPr>
                <w:sz w:val="20"/>
                <w:szCs w:val="20"/>
              </w:rPr>
              <w:t>7,2</w:t>
            </w:r>
            <w:r>
              <w:rPr>
                <w:sz w:val="20"/>
                <w:szCs w:val="20"/>
              </w:rPr>
              <w:t>%)</w:t>
            </w:r>
          </w:p>
        </w:tc>
        <w:tc>
          <w:tcPr>
            <w:tcW w:w="1559" w:type="dxa"/>
          </w:tcPr>
          <w:p w14:paraId="67D50E08" w14:textId="77777777" w:rsidR="007757AC" w:rsidRPr="000D573F" w:rsidRDefault="007757AC" w:rsidP="007757AC">
            <w:pPr>
              <w:spacing w:before="60" w:after="60"/>
              <w:ind w:right="-69"/>
              <w:rPr>
                <w:sz w:val="20"/>
                <w:szCs w:val="20"/>
              </w:rPr>
            </w:pPr>
            <w:r w:rsidRPr="001872EE">
              <w:rPr>
                <w:sz w:val="20"/>
                <w:szCs w:val="20"/>
              </w:rPr>
              <w:t>10</w:t>
            </w:r>
            <w:r>
              <w:rPr>
                <w:sz w:val="20"/>
                <w:szCs w:val="20"/>
              </w:rPr>
              <w:t xml:space="preserve"> (6,8%)</w:t>
            </w:r>
          </w:p>
        </w:tc>
        <w:tc>
          <w:tcPr>
            <w:tcW w:w="709" w:type="dxa"/>
          </w:tcPr>
          <w:p w14:paraId="73882930" w14:textId="77777777" w:rsidR="007757AC" w:rsidRPr="000D573F" w:rsidRDefault="007757AC" w:rsidP="007757AC">
            <w:pPr>
              <w:spacing w:before="60" w:after="60"/>
              <w:ind w:right="-69"/>
              <w:rPr>
                <w:sz w:val="20"/>
                <w:szCs w:val="20"/>
              </w:rPr>
            </w:pPr>
            <w:r>
              <w:rPr>
                <w:sz w:val="20"/>
                <w:szCs w:val="20"/>
              </w:rPr>
              <w:t>0.9</w:t>
            </w:r>
          </w:p>
        </w:tc>
        <w:tc>
          <w:tcPr>
            <w:tcW w:w="1559" w:type="dxa"/>
          </w:tcPr>
          <w:p w14:paraId="49A0FFF0" w14:textId="42C4545F" w:rsidR="007757AC" w:rsidRPr="000D573F" w:rsidRDefault="007757AC" w:rsidP="007757AC">
            <w:pPr>
              <w:spacing w:before="60" w:after="60"/>
              <w:ind w:right="-69"/>
              <w:rPr>
                <w:bCs/>
                <w:sz w:val="20"/>
                <w:szCs w:val="20"/>
              </w:rPr>
            </w:pPr>
            <w:r w:rsidRPr="0082583A">
              <w:rPr>
                <w:rFonts w:eastAsia="Helvetica"/>
                <w:color w:val="000000"/>
                <w:sz w:val="20"/>
                <w:szCs w:val="20"/>
              </w:rPr>
              <w:t>6 (6.2%)</w:t>
            </w:r>
          </w:p>
        </w:tc>
        <w:tc>
          <w:tcPr>
            <w:tcW w:w="1560" w:type="dxa"/>
          </w:tcPr>
          <w:p w14:paraId="40876A70" w14:textId="00E58D64" w:rsidR="007757AC" w:rsidRPr="000D573F" w:rsidRDefault="007757AC" w:rsidP="007757AC">
            <w:pPr>
              <w:spacing w:before="60" w:after="60"/>
              <w:ind w:right="-69"/>
              <w:rPr>
                <w:bCs/>
                <w:sz w:val="20"/>
                <w:szCs w:val="20"/>
              </w:rPr>
            </w:pPr>
            <w:r w:rsidRPr="0082583A">
              <w:rPr>
                <w:rFonts w:eastAsia="Helvetica"/>
                <w:color w:val="000000"/>
                <w:sz w:val="20"/>
                <w:szCs w:val="20"/>
              </w:rPr>
              <w:t>7 (7.1%)</w:t>
            </w:r>
          </w:p>
        </w:tc>
        <w:tc>
          <w:tcPr>
            <w:tcW w:w="567" w:type="dxa"/>
          </w:tcPr>
          <w:p w14:paraId="260B12C5" w14:textId="016DF6BF"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32D005EC" w14:textId="77777777" w:rsidTr="007757AC">
        <w:trPr>
          <w:trHeight w:val="19"/>
        </w:trPr>
        <w:tc>
          <w:tcPr>
            <w:tcW w:w="1985" w:type="dxa"/>
          </w:tcPr>
          <w:p w14:paraId="3B14DDC9" w14:textId="77777777" w:rsidR="007757AC" w:rsidRPr="000D573F" w:rsidRDefault="007757AC" w:rsidP="007757AC">
            <w:pPr>
              <w:spacing w:before="60" w:after="60"/>
              <w:ind w:right="-69"/>
              <w:rPr>
                <w:sz w:val="20"/>
                <w:szCs w:val="20"/>
              </w:rPr>
            </w:pPr>
            <w:r>
              <w:rPr>
                <w:sz w:val="20"/>
                <w:szCs w:val="20"/>
              </w:rPr>
              <w:t>Previous laparotomy</w:t>
            </w:r>
          </w:p>
        </w:tc>
        <w:tc>
          <w:tcPr>
            <w:tcW w:w="1559" w:type="dxa"/>
          </w:tcPr>
          <w:p w14:paraId="2A8D2A2F" w14:textId="77777777" w:rsidR="007757AC" w:rsidRPr="000D573F" w:rsidRDefault="007757AC" w:rsidP="007757AC">
            <w:pPr>
              <w:spacing w:before="60" w:after="60"/>
              <w:ind w:right="-69"/>
              <w:rPr>
                <w:sz w:val="20"/>
                <w:szCs w:val="20"/>
              </w:rPr>
            </w:pPr>
            <w:r>
              <w:rPr>
                <w:sz w:val="20"/>
                <w:szCs w:val="20"/>
              </w:rPr>
              <w:t>15 (10,9%)</w:t>
            </w:r>
          </w:p>
        </w:tc>
        <w:tc>
          <w:tcPr>
            <w:tcW w:w="1559" w:type="dxa"/>
          </w:tcPr>
          <w:p w14:paraId="04980F77" w14:textId="77777777" w:rsidR="007757AC" w:rsidRPr="000D573F" w:rsidRDefault="007757AC" w:rsidP="007757AC">
            <w:pPr>
              <w:spacing w:before="60" w:after="60"/>
              <w:ind w:right="-69"/>
              <w:rPr>
                <w:sz w:val="20"/>
                <w:szCs w:val="20"/>
              </w:rPr>
            </w:pPr>
            <w:r>
              <w:rPr>
                <w:sz w:val="20"/>
                <w:szCs w:val="20"/>
              </w:rPr>
              <w:t>13 (8,8%)</w:t>
            </w:r>
          </w:p>
        </w:tc>
        <w:tc>
          <w:tcPr>
            <w:tcW w:w="709" w:type="dxa"/>
          </w:tcPr>
          <w:p w14:paraId="5895F928" w14:textId="77777777" w:rsidR="007757AC" w:rsidRPr="000D573F" w:rsidRDefault="007757AC" w:rsidP="007757AC">
            <w:pPr>
              <w:spacing w:before="60" w:after="60"/>
              <w:ind w:right="-69"/>
              <w:rPr>
                <w:sz w:val="20"/>
                <w:szCs w:val="20"/>
              </w:rPr>
            </w:pPr>
            <w:r>
              <w:rPr>
                <w:sz w:val="20"/>
                <w:szCs w:val="20"/>
              </w:rPr>
              <w:t>0.6</w:t>
            </w:r>
          </w:p>
        </w:tc>
        <w:tc>
          <w:tcPr>
            <w:tcW w:w="1559" w:type="dxa"/>
          </w:tcPr>
          <w:p w14:paraId="0C8464D4" w14:textId="5EDD3011" w:rsidR="007757AC" w:rsidRPr="000D573F" w:rsidRDefault="007757AC" w:rsidP="007757AC">
            <w:pPr>
              <w:spacing w:before="60" w:after="60"/>
              <w:ind w:right="-69"/>
              <w:rPr>
                <w:bCs/>
                <w:sz w:val="20"/>
                <w:szCs w:val="20"/>
              </w:rPr>
            </w:pPr>
            <w:r w:rsidRPr="0082583A">
              <w:rPr>
                <w:rFonts w:eastAsia="Helvetica"/>
                <w:color w:val="000000"/>
                <w:sz w:val="20"/>
                <w:szCs w:val="20"/>
              </w:rPr>
              <w:t>10 (9.9%)</w:t>
            </w:r>
          </w:p>
        </w:tc>
        <w:tc>
          <w:tcPr>
            <w:tcW w:w="1560" w:type="dxa"/>
          </w:tcPr>
          <w:p w14:paraId="4E1CBEB4" w14:textId="6689DC88" w:rsidR="007757AC" w:rsidRPr="000D573F" w:rsidRDefault="007757AC" w:rsidP="007757AC">
            <w:pPr>
              <w:spacing w:before="60" w:after="60"/>
              <w:ind w:right="-69"/>
              <w:rPr>
                <w:bCs/>
                <w:sz w:val="20"/>
                <w:szCs w:val="20"/>
              </w:rPr>
            </w:pPr>
            <w:r w:rsidRPr="0082583A">
              <w:rPr>
                <w:rFonts w:eastAsia="Helvetica"/>
                <w:color w:val="000000"/>
                <w:sz w:val="20"/>
                <w:szCs w:val="20"/>
              </w:rPr>
              <w:t>12 (12%)</w:t>
            </w:r>
          </w:p>
        </w:tc>
        <w:tc>
          <w:tcPr>
            <w:tcW w:w="567" w:type="dxa"/>
          </w:tcPr>
          <w:p w14:paraId="3FCCE73E" w14:textId="51DE3DDF" w:rsidR="007757AC" w:rsidRPr="000D573F" w:rsidRDefault="007757AC" w:rsidP="007757AC">
            <w:pPr>
              <w:spacing w:before="60" w:after="60"/>
              <w:ind w:right="-69"/>
              <w:rPr>
                <w:bCs/>
                <w:sz w:val="20"/>
                <w:szCs w:val="20"/>
              </w:rPr>
            </w:pPr>
            <w:r w:rsidRPr="0082583A">
              <w:rPr>
                <w:rFonts w:eastAsia="Helvetica"/>
                <w:color w:val="000000"/>
                <w:sz w:val="20"/>
                <w:szCs w:val="20"/>
              </w:rPr>
              <w:t>0.6</w:t>
            </w:r>
          </w:p>
        </w:tc>
      </w:tr>
      <w:tr w:rsidR="007757AC" w:rsidRPr="000D573F" w14:paraId="54DD0E4B" w14:textId="77777777" w:rsidTr="007757AC">
        <w:trPr>
          <w:trHeight w:val="19"/>
        </w:trPr>
        <w:tc>
          <w:tcPr>
            <w:tcW w:w="1985" w:type="dxa"/>
          </w:tcPr>
          <w:p w14:paraId="718004C0" w14:textId="77777777" w:rsidR="007757AC" w:rsidRPr="000D573F" w:rsidRDefault="007757AC" w:rsidP="007757AC">
            <w:pPr>
              <w:spacing w:before="60" w:after="60"/>
              <w:ind w:right="-69"/>
              <w:rPr>
                <w:sz w:val="20"/>
                <w:szCs w:val="20"/>
              </w:rPr>
            </w:pPr>
            <w:r>
              <w:rPr>
                <w:sz w:val="20"/>
                <w:szCs w:val="20"/>
              </w:rPr>
              <w:t>Previous diverticulitis</w:t>
            </w:r>
          </w:p>
        </w:tc>
        <w:tc>
          <w:tcPr>
            <w:tcW w:w="1559" w:type="dxa"/>
          </w:tcPr>
          <w:p w14:paraId="574327AB" w14:textId="77777777" w:rsidR="007757AC" w:rsidRPr="000D573F" w:rsidRDefault="007757AC" w:rsidP="007757AC">
            <w:pPr>
              <w:spacing w:before="60" w:after="60"/>
              <w:ind w:right="-69"/>
              <w:rPr>
                <w:sz w:val="20"/>
                <w:szCs w:val="20"/>
              </w:rPr>
            </w:pPr>
            <w:r w:rsidRPr="001872EE">
              <w:rPr>
                <w:sz w:val="20"/>
                <w:szCs w:val="20"/>
              </w:rPr>
              <w:t>29</w:t>
            </w:r>
            <w:r>
              <w:rPr>
                <w:sz w:val="20"/>
                <w:szCs w:val="20"/>
              </w:rPr>
              <w:t xml:space="preserve"> (</w:t>
            </w:r>
            <w:r w:rsidRPr="001872EE">
              <w:rPr>
                <w:sz w:val="20"/>
                <w:szCs w:val="20"/>
              </w:rPr>
              <w:t>21</w:t>
            </w:r>
            <w:r>
              <w:rPr>
                <w:sz w:val="20"/>
                <w:szCs w:val="20"/>
              </w:rPr>
              <w:t>%)</w:t>
            </w:r>
          </w:p>
        </w:tc>
        <w:tc>
          <w:tcPr>
            <w:tcW w:w="1559" w:type="dxa"/>
          </w:tcPr>
          <w:p w14:paraId="4655B6F1" w14:textId="77777777" w:rsidR="007757AC" w:rsidRPr="000D573F" w:rsidRDefault="007757AC" w:rsidP="007757AC">
            <w:pPr>
              <w:spacing w:before="60" w:after="60"/>
              <w:ind w:right="-69"/>
              <w:rPr>
                <w:sz w:val="20"/>
                <w:szCs w:val="20"/>
              </w:rPr>
            </w:pPr>
            <w:r w:rsidRPr="001872EE">
              <w:rPr>
                <w:sz w:val="20"/>
                <w:szCs w:val="20"/>
              </w:rPr>
              <w:t>41</w:t>
            </w:r>
            <w:r>
              <w:rPr>
                <w:sz w:val="20"/>
                <w:szCs w:val="20"/>
              </w:rPr>
              <w:t xml:space="preserve"> (</w:t>
            </w:r>
            <w:r w:rsidRPr="001872EE">
              <w:rPr>
                <w:sz w:val="20"/>
                <w:szCs w:val="20"/>
              </w:rPr>
              <w:t>27,9</w:t>
            </w:r>
            <w:r>
              <w:rPr>
                <w:sz w:val="20"/>
                <w:szCs w:val="20"/>
              </w:rPr>
              <w:t xml:space="preserve">%) </w:t>
            </w:r>
          </w:p>
        </w:tc>
        <w:tc>
          <w:tcPr>
            <w:tcW w:w="709" w:type="dxa"/>
          </w:tcPr>
          <w:p w14:paraId="61582400" w14:textId="77777777" w:rsidR="007757AC" w:rsidRPr="000D573F" w:rsidRDefault="007757AC" w:rsidP="007757AC">
            <w:pPr>
              <w:spacing w:before="60" w:after="60"/>
              <w:ind w:right="-69"/>
              <w:rPr>
                <w:sz w:val="20"/>
                <w:szCs w:val="20"/>
              </w:rPr>
            </w:pPr>
            <w:r w:rsidRPr="001872EE">
              <w:rPr>
                <w:sz w:val="20"/>
                <w:szCs w:val="20"/>
              </w:rPr>
              <w:t>0.2</w:t>
            </w:r>
          </w:p>
        </w:tc>
        <w:tc>
          <w:tcPr>
            <w:tcW w:w="1559" w:type="dxa"/>
          </w:tcPr>
          <w:p w14:paraId="0D69F5C9" w14:textId="4E65C755" w:rsidR="007757AC" w:rsidRPr="000D573F" w:rsidRDefault="007757AC" w:rsidP="007757AC">
            <w:pPr>
              <w:spacing w:before="60" w:after="60"/>
              <w:ind w:right="-69"/>
              <w:rPr>
                <w:bCs/>
                <w:sz w:val="20"/>
                <w:szCs w:val="20"/>
              </w:rPr>
            </w:pPr>
            <w:r w:rsidRPr="0082583A">
              <w:rPr>
                <w:rFonts w:eastAsia="Helvetica"/>
                <w:color w:val="000000"/>
                <w:sz w:val="20"/>
                <w:szCs w:val="20"/>
              </w:rPr>
              <w:t>23 (24%)</w:t>
            </w:r>
          </w:p>
        </w:tc>
        <w:tc>
          <w:tcPr>
            <w:tcW w:w="1560" w:type="dxa"/>
          </w:tcPr>
          <w:p w14:paraId="3506D512" w14:textId="319CF593" w:rsidR="007757AC" w:rsidRPr="000D573F" w:rsidRDefault="007757AC" w:rsidP="007757AC">
            <w:pPr>
              <w:spacing w:before="60" w:after="60"/>
              <w:ind w:right="-69"/>
              <w:rPr>
                <w:bCs/>
                <w:sz w:val="20"/>
                <w:szCs w:val="20"/>
              </w:rPr>
            </w:pPr>
            <w:r w:rsidRPr="0082583A">
              <w:rPr>
                <w:rFonts w:eastAsia="Helvetica"/>
                <w:color w:val="000000"/>
                <w:sz w:val="20"/>
                <w:szCs w:val="20"/>
              </w:rPr>
              <w:t>28 (29%)</w:t>
            </w:r>
          </w:p>
        </w:tc>
        <w:tc>
          <w:tcPr>
            <w:tcW w:w="567" w:type="dxa"/>
          </w:tcPr>
          <w:p w14:paraId="6228DE17" w14:textId="6D85DF3E" w:rsidR="007757AC" w:rsidRPr="000D573F" w:rsidRDefault="007757AC" w:rsidP="007757AC">
            <w:pPr>
              <w:spacing w:before="60" w:after="60"/>
              <w:ind w:right="-69"/>
              <w:rPr>
                <w:bCs/>
                <w:sz w:val="20"/>
                <w:szCs w:val="20"/>
              </w:rPr>
            </w:pPr>
            <w:r w:rsidRPr="0082583A">
              <w:rPr>
                <w:rFonts w:eastAsia="Helvetica"/>
                <w:color w:val="000000"/>
                <w:sz w:val="20"/>
                <w:szCs w:val="20"/>
              </w:rPr>
              <w:t>0.5</w:t>
            </w:r>
          </w:p>
        </w:tc>
      </w:tr>
      <w:tr w:rsidR="008E5FA3" w:rsidRPr="000D573F" w14:paraId="2ACFE422" w14:textId="77777777" w:rsidTr="007757AC">
        <w:trPr>
          <w:trHeight w:val="19"/>
        </w:trPr>
        <w:tc>
          <w:tcPr>
            <w:tcW w:w="1985" w:type="dxa"/>
          </w:tcPr>
          <w:p w14:paraId="3F7A2957" w14:textId="77777777" w:rsidR="008E5FA3" w:rsidRPr="001872EE" w:rsidRDefault="008E5FA3" w:rsidP="005D028E">
            <w:pPr>
              <w:spacing w:before="60" w:after="60"/>
              <w:ind w:right="-69"/>
              <w:rPr>
                <w:b/>
                <w:bCs/>
                <w:sz w:val="20"/>
                <w:szCs w:val="20"/>
              </w:rPr>
            </w:pPr>
            <w:r w:rsidRPr="001872EE">
              <w:rPr>
                <w:b/>
                <w:bCs/>
                <w:sz w:val="20"/>
                <w:szCs w:val="20"/>
              </w:rPr>
              <w:t>Actual diverticulitis</w:t>
            </w:r>
          </w:p>
        </w:tc>
        <w:tc>
          <w:tcPr>
            <w:tcW w:w="1559" w:type="dxa"/>
          </w:tcPr>
          <w:p w14:paraId="4C90BD21" w14:textId="77777777" w:rsidR="008E5FA3" w:rsidRPr="000D573F" w:rsidRDefault="008E5FA3" w:rsidP="005D028E">
            <w:pPr>
              <w:spacing w:before="60" w:after="60"/>
              <w:ind w:right="-69"/>
              <w:rPr>
                <w:sz w:val="20"/>
                <w:szCs w:val="20"/>
              </w:rPr>
            </w:pPr>
          </w:p>
        </w:tc>
        <w:tc>
          <w:tcPr>
            <w:tcW w:w="1559" w:type="dxa"/>
          </w:tcPr>
          <w:p w14:paraId="67B4829D" w14:textId="77777777" w:rsidR="008E5FA3" w:rsidRPr="000D573F" w:rsidRDefault="008E5FA3" w:rsidP="005D028E">
            <w:pPr>
              <w:spacing w:before="60" w:after="60"/>
              <w:ind w:right="-69"/>
              <w:rPr>
                <w:sz w:val="20"/>
                <w:szCs w:val="20"/>
              </w:rPr>
            </w:pPr>
          </w:p>
        </w:tc>
        <w:tc>
          <w:tcPr>
            <w:tcW w:w="709" w:type="dxa"/>
          </w:tcPr>
          <w:p w14:paraId="1303A2E5" w14:textId="77777777" w:rsidR="008E5FA3" w:rsidRPr="000D573F" w:rsidRDefault="008E5FA3" w:rsidP="005D028E">
            <w:pPr>
              <w:spacing w:before="60" w:after="60"/>
              <w:ind w:right="-69"/>
              <w:rPr>
                <w:sz w:val="20"/>
                <w:szCs w:val="20"/>
              </w:rPr>
            </w:pPr>
          </w:p>
        </w:tc>
        <w:tc>
          <w:tcPr>
            <w:tcW w:w="1559" w:type="dxa"/>
          </w:tcPr>
          <w:p w14:paraId="0D8CE736" w14:textId="77777777" w:rsidR="008E5FA3" w:rsidRPr="000D573F" w:rsidRDefault="008E5FA3" w:rsidP="005D028E">
            <w:pPr>
              <w:spacing w:before="60" w:after="60"/>
              <w:ind w:right="-69"/>
              <w:rPr>
                <w:bCs/>
                <w:sz w:val="20"/>
                <w:szCs w:val="20"/>
              </w:rPr>
            </w:pPr>
          </w:p>
        </w:tc>
        <w:tc>
          <w:tcPr>
            <w:tcW w:w="1560" w:type="dxa"/>
          </w:tcPr>
          <w:p w14:paraId="718EC90C" w14:textId="77777777" w:rsidR="008E5FA3" w:rsidRPr="000D573F" w:rsidRDefault="008E5FA3" w:rsidP="005D028E">
            <w:pPr>
              <w:spacing w:before="60" w:after="60"/>
              <w:ind w:right="-69"/>
              <w:rPr>
                <w:bCs/>
                <w:sz w:val="20"/>
                <w:szCs w:val="20"/>
              </w:rPr>
            </w:pPr>
          </w:p>
        </w:tc>
        <w:tc>
          <w:tcPr>
            <w:tcW w:w="567" w:type="dxa"/>
          </w:tcPr>
          <w:p w14:paraId="0DC3C7AD" w14:textId="77777777" w:rsidR="008E5FA3" w:rsidRPr="000D573F" w:rsidRDefault="008E5FA3" w:rsidP="005D028E">
            <w:pPr>
              <w:spacing w:before="60" w:after="60"/>
              <w:ind w:right="-69"/>
              <w:rPr>
                <w:bCs/>
                <w:sz w:val="20"/>
                <w:szCs w:val="20"/>
              </w:rPr>
            </w:pPr>
          </w:p>
        </w:tc>
      </w:tr>
      <w:tr w:rsidR="008E5FA3" w:rsidRPr="000D573F" w14:paraId="03609F09" w14:textId="77777777" w:rsidTr="007757AC">
        <w:trPr>
          <w:trHeight w:val="19"/>
        </w:trPr>
        <w:tc>
          <w:tcPr>
            <w:tcW w:w="1985" w:type="dxa"/>
          </w:tcPr>
          <w:p w14:paraId="046FAD3E" w14:textId="77777777" w:rsidR="008E5FA3" w:rsidRPr="000D573F" w:rsidRDefault="008E5FA3" w:rsidP="005D028E">
            <w:pPr>
              <w:spacing w:before="60" w:after="60"/>
              <w:ind w:right="-69"/>
              <w:rPr>
                <w:sz w:val="20"/>
                <w:szCs w:val="20"/>
              </w:rPr>
            </w:pPr>
            <w:r>
              <w:rPr>
                <w:sz w:val="20"/>
                <w:szCs w:val="20"/>
              </w:rPr>
              <w:t>Hinchey Score</w:t>
            </w:r>
          </w:p>
        </w:tc>
        <w:tc>
          <w:tcPr>
            <w:tcW w:w="1559" w:type="dxa"/>
          </w:tcPr>
          <w:p w14:paraId="4B55E28A" w14:textId="77777777" w:rsidR="008E5FA3" w:rsidRPr="000D573F" w:rsidRDefault="008E5FA3" w:rsidP="005D028E">
            <w:pPr>
              <w:spacing w:before="60" w:after="60"/>
              <w:ind w:right="-69"/>
              <w:rPr>
                <w:sz w:val="20"/>
                <w:szCs w:val="20"/>
              </w:rPr>
            </w:pPr>
          </w:p>
        </w:tc>
        <w:tc>
          <w:tcPr>
            <w:tcW w:w="1559" w:type="dxa"/>
          </w:tcPr>
          <w:p w14:paraId="38E098C2" w14:textId="77777777" w:rsidR="008E5FA3" w:rsidRPr="000D573F" w:rsidRDefault="008E5FA3" w:rsidP="005D028E">
            <w:pPr>
              <w:spacing w:before="60" w:after="60"/>
              <w:ind w:right="-69"/>
              <w:rPr>
                <w:sz w:val="20"/>
                <w:szCs w:val="20"/>
              </w:rPr>
            </w:pPr>
          </w:p>
        </w:tc>
        <w:tc>
          <w:tcPr>
            <w:tcW w:w="709" w:type="dxa"/>
          </w:tcPr>
          <w:p w14:paraId="1B510F0A" w14:textId="77777777" w:rsidR="008E5FA3" w:rsidRPr="000D573F" w:rsidRDefault="008E5FA3" w:rsidP="005D028E">
            <w:pPr>
              <w:spacing w:before="60" w:after="60"/>
              <w:ind w:right="-69"/>
              <w:rPr>
                <w:sz w:val="20"/>
                <w:szCs w:val="20"/>
              </w:rPr>
            </w:pPr>
          </w:p>
        </w:tc>
        <w:tc>
          <w:tcPr>
            <w:tcW w:w="1559" w:type="dxa"/>
          </w:tcPr>
          <w:p w14:paraId="0FBAADD4" w14:textId="77777777" w:rsidR="008E5FA3" w:rsidRPr="000D573F" w:rsidRDefault="008E5FA3" w:rsidP="005D028E">
            <w:pPr>
              <w:spacing w:before="60" w:after="60"/>
              <w:ind w:right="-69"/>
              <w:rPr>
                <w:bCs/>
                <w:sz w:val="20"/>
                <w:szCs w:val="20"/>
              </w:rPr>
            </w:pPr>
          </w:p>
        </w:tc>
        <w:tc>
          <w:tcPr>
            <w:tcW w:w="1560" w:type="dxa"/>
          </w:tcPr>
          <w:p w14:paraId="07AB6487" w14:textId="77777777" w:rsidR="008E5FA3" w:rsidRPr="000D573F" w:rsidRDefault="008E5FA3" w:rsidP="005D028E">
            <w:pPr>
              <w:spacing w:before="60" w:after="60"/>
              <w:ind w:right="-69"/>
              <w:rPr>
                <w:bCs/>
                <w:sz w:val="20"/>
                <w:szCs w:val="20"/>
              </w:rPr>
            </w:pPr>
          </w:p>
        </w:tc>
        <w:tc>
          <w:tcPr>
            <w:tcW w:w="567" w:type="dxa"/>
          </w:tcPr>
          <w:p w14:paraId="553C3F98" w14:textId="77777777" w:rsidR="008E5FA3" w:rsidRPr="000D573F" w:rsidRDefault="008E5FA3" w:rsidP="005D028E">
            <w:pPr>
              <w:spacing w:before="60" w:after="60"/>
              <w:ind w:right="-69"/>
              <w:rPr>
                <w:bCs/>
                <w:sz w:val="20"/>
                <w:szCs w:val="20"/>
              </w:rPr>
            </w:pPr>
          </w:p>
        </w:tc>
      </w:tr>
      <w:tr w:rsidR="007757AC" w:rsidRPr="000D573F" w14:paraId="6B975B2B" w14:textId="77777777" w:rsidTr="007757AC">
        <w:trPr>
          <w:trHeight w:val="19"/>
        </w:trPr>
        <w:tc>
          <w:tcPr>
            <w:tcW w:w="1985" w:type="dxa"/>
          </w:tcPr>
          <w:p w14:paraId="2CC1D691" w14:textId="77777777" w:rsidR="007757AC" w:rsidRPr="000D573F" w:rsidRDefault="007757AC" w:rsidP="007757AC">
            <w:pPr>
              <w:spacing w:before="60" w:after="60"/>
              <w:ind w:left="319" w:right="-69"/>
              <w:rPr>
                <w:sz w:val="20"/>
                <w:szCs w:val="20"/>
              </w:rPr>
            </w:pPr>
            <w:r>
              <w:rPr>
                <w:sz w:val="20"/>
                <w:szCs w:val="20"/>
              </w:rPr>
              <w:t>III</w:t>
            </w:r>
          </w:p>
        </w:tc>
        <w:tc>
          <w:tcPr>
            <w:tcW w:w="1559" w:type="dxa"/>
          </w:tcPr>
          <w:p w14:paraId="2351384B" w14:textId="77777777" w:rsidR="007757AC" w:rsidRPr="000D573F" w:rsidRDefault="007757AC" w:rsidP="007757AC">
            <w:pPr>
              <w:spacing w:before="60" w:after="60"/>
              <w:ind w:right="-69"/>
              <w:rPr>
                <w:sz w:val="20"/>
                <w:szCs w:val="20"/>
              </w:rPr>
            </w:pPr>
            <w:r>
              <w:rPr>
                <w:sz w:val="20"/>
                <w:szCs w:val="20"/>
              </w:rPr>
              <w:t>87 (63%)</w:t>
            </w:r>
          </w:p>
        </w:tc>
        <w:tc>
          <w:tcPr>
            <w:tcW w:w="1559" w:type="dxa"/>
          </w:tcPr>
          <w:p w14:paraId="7DE950E3" w14:textId="77777777" w:rsidR="007757AC" w:rsidRPr="000D573F" w:rsidRDefault="007757AC" w:rsidP="007757AC">
            <w:pPr>
              <w:spacing w:before="60" w:after="60"/>
              <w:ind w:right="-69"/>
              <w:rPr>
                <w:sz w:val="20"/>
                <w:szCs w:val="20"/>
              </w:rPr>
            </w:pPr>
            <w:r>
              <w:rPr>
                <w:sz w:val="20"/>
                <w:szCs w:val="20"/>
              </w:rPr>
              <w:t>113 (76,9%)</w:t>
            </w:r>
          </w:p>
        </w:tc>
        <w:tc>
          <w:tcPr>
            <w:tcW w:w="709" w:type="dxa"/>
          </w:tcPr>
          <w:p w14:paraId="7AD104C7" w14:textId="77777777" w:rsidR="007757AC" w:rsidRPr="000D573F" w:rsidRDefault="007757AC" w:rsidP="007757AC">
            <w:pPr>
              <w:spacing w:before="60" w:after="60"/>
              <w:ind w:right="-69"/>
              <w:rPr>
                <w:sz w:val="20"/>
                <w:szCs w:val="20"/>
              </w:rPr>
            </w:pPr>
            <w:r>
              <w:rPr>
                <w:sz w:val="20"/>
                <w:szCs w:val="20"/>
              </w:rPr>
              <w:t>0.01*</w:t>
            </w:r>
          </w:p>
        </w:tc>
        <w:tc>
          <w:tcPr>
            <w:tcW w:w="1559" w:type="dxa"/>
          </w:tcPr>
          <w:p w14:paraId="3FB15149" w14:textId="6CAD738D" w:rsidR="007757AC" w:rsidRPr="000D573F" w:rsidRDefault="007757AC" w:rsidP="007757AC">
            <w:pPr>
              <w:spacing w:before="60" w:after="60"/>
              <w:ind w:right="-69"/>
              <w:rPr>
                <w:bCs/>
                <w:sz w:val="20"/>
                <w:szCs w:val="20"/>
              </w:rPr>
            </w:pPr>
            <w:r w:rsidRPr="0082583A">
              <w:rPr>
                <w:rFonts w:eastAsia="Helvetica"/>
                <w:color w:val="000000"/>
                <w:sz w:val="20"/>
                <w:szCs w:val="20"/>
              </w:rPr>
              <w:t>70 (69%)</w:t>
            </w:r>
          </w:p>
        </w:tc>
        <w:tc>
          <w:tcPr>
            <w:tcW w:w="1560" w:type="dxa"/>
          </w:tcPr>
          <w:p w14:paraId="10883544" w14:textId="5536C6EE" w:rsidR="007757AC" w:rsidRPr="000D573F" w:rsidRDefault="007757AC" w:rsidP="007757AC">
            <w:pPr>
              <w:spacing w:before="60" w:after="60"/>
              <w:ind w:right="-69"/>
              <w:rPr>
                <w:bCs/>
                <w:sz w:val="20"/>
                <w:szCs w:val="20"/>
              </w:rPr>
            </w:pPr>
            <w:r w:rsidRPr="0082583A">
              <w:rPr>
                <w:rFonts w:eastAsia="Helvetica"/>
                <w:color w:val="000000"/>
                <w:sz w:val="20"/>
                <w:szCs w:val="20"/>
              </w:rPr>
              <w:t>72 (71%)</w:t>
            </w:r>
          </w:p>
        </w:tc>
        <w:tc>
          <w:tcPr>
            <w:tcW w:w="567" w:type="dxa"/>
          </w:tcPr>
          <w:p w14:paraId="547019B7" w14:textId="317A8914"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4A137758" w14:textId="77777777" w:rsidTr="007757AC">
        <w:trPr>
          <w:trHeight w:val="19"/>
        </w:trPr>
        <w:tc>
          <w:tcPr>
            <w:tcW w:w="1985" w:type="dxa"/>
          </w:tcPr>
          <w:p w14:paraId="28916AB9" w14:textId="77777777" w:rsidR="007757AC" w:rsidRPr="000D573F" w:rsidRDefault="007757AC" w:rsidP="007757AC">
            <w:pPr>
              <w:spacing w:before="60" w:after="60"/>
              <w:ind w:left="319" w:right="-69"/>
              <w:rPr>
                <w:sz w:val="20"/>
                <w:szCs w:val="20"/>
              </w:rPr>
            </w:pPr>
            <w:r>
              <w:rPr>
                <w:sz w:val="20"/>
                <w:szCs w:val="20"/>
              </w:rPr>
              <w:t>IV</w:t>
            </w:r>
          </w:p>
        </w:tc>
        <w:tc>
          <w:tcPr>
            <w:tcW w:w="1559" w:type="dxa"/>
          </w:tcPr>
          <w:p w14:paraId="6DB7F679" w14:textId="77777777" w:rsidR="007757AC" w:rsidRPr="000D573F" w:rsidRDefault="007757AC" w:rsidP="007757AC">
            <w:pPr>
              <w:spacing w:before="60" w:after="60"/>
              <w:ind w:right="-69"/>
              <w:rPr>
                <w:sz w:val="20"/>
                <w:szCs w:val="20"/>
              </w:rPr>
            </w:pPr>
            <w:r>
              <w:rPr>
                <w:sz w:val="20"/>
                <w:szCs w:val="20"/>
              </w:rPr>
              <w:t>51 (37%)</w:t>
            </w:r>
          </w:p>
        </w:tc>
        <w:tc>
          <w:tcPr>
            <w:tcW w:w="1559" w:type="dxa"/>
          </w:tcPr>
          <w:p w14:paraId="457773CC" w14:textId="77777777" w:rsidR="007757AC" w:rsidRPr="000D573F" w:rsidRDefault="007757AC" w:rsidP="007757AC">
            <w:pPr>
              <w:spacing w:before="60" w:after="60"/>
              <w:ind w:right="-69"/>
              <w:rPr>
                <w:sz w:val="20"/>
                <w:szCs w:val="20"/>
              </w:rPr>
            </w:pPr>
            <w:r>
              <w:rPr>
                <w:sz w:val="20"/>
                <w:szCs w:val="20"/>
              </w:rPr>
              <w:t>34 (23,1%)</w:t>
            </w:r>
          </w:p>
        </w:tc>
        <w:tc>
          <w:tcPr>
            <w:tcW w:w="709" w:type="dxa"/>
          </w:tcPr>
          <w:p w14:paraId="12A22BE9" w14:textId="77777777" w:rsidR="007757AC" w:rsidRPr="000D573F" w:rsidRDefault="007757AC" w:rsidP="007757AC">
            <w:pPr>
              <w:spacing w:before="60" w:after="60"/>
              <w:ind w:right="-69"/>
              <w:rPr>
                <w:sz w:val="20"/>
                <w:szCs w:val="20"/>
              </w:rPr>
            </w:pPr>
            <w:r>
              <w:rPr>
                <w:sz w:val="20"/>
                <w:szCs w:val="20"/>
              </w:rPr>
              <w:t>0.01*</w:t>
            </w:r>
          </w:p>
        </w:tc>
        <w:tc>
          <w:tcPr>
            <w:tcW w:w="1559" w:type="dxa"/>
          </w:tcPr>
          <w:p w14:paraId="727B321A" w14:textId="44E99E54" w:rsidR="007757AC" w:rsidRPr="000D573F" w:rsidRDefault="007757AC" w:rsidP="007757AC">
            <w:pPr>
              <w:spacing w:before="60" w:after="60"/>
              <w:ind w:right="-69"/>
              <w:rPr>
                <w:bCs/>
                <w:sz w:val="20"/>
                <w:szCs w:val="20"/>
              </w:rPr>
            </w:pPr>
            <w:r w:rsidRPr="0082583A">
              <w:rPr>
                <w:rFonts w:eastAsia="Helvetica"/>
                <w:color w:val="000000"/>
                <w:sz w:val="20"/>
                <w:szCs w:val="20"/>
              </w:rPr>
              <w:t>31 (31%)</w:t>
            </w:r>
          </w:p>
        </w:tc>
        <w:tc>
          <w:tcPr>
            <w:tcW w:w="1560" w:type="dxa"/>
          </w:tcPr>
          <w:p w14:paraId="7B3E12F1" w14:textId="516BE317" w:rsidR="007757AC" w:rsidRPr="000D573F" w:rsidRDefault="007757AC" w:rsidP="007757AC">
            <w:pPr>
              <w:spacing w:before="60" w:after="60"/>
              <w:ind w:right="-69"/>
              <w:rPr>
                <w:bCs/>
                <w:sz w:val="20"/>
                <w:szCs w:val="20"/>
              </w:rPr>
            </w:pPr>
            <w:r w:rsidRPr="0082583A">
              <w:rPr>
                <w:rFonts w:eastAsia="Helvetica"/>
                <w:color w:val="000000"/>
                <w:sz w:val="20"/>
                <w:szCs w:val="20"/>
              </w:rPr>
              <w:t>29 (29%)</w:t>
            </w:r>
          </w:p>
        </w:tc>
        <w:tc>
          <w:tcPr>
            <w:tcW w:w="567" w:type="dxa"/>
          </w:tcPr>
          <w:p w14:paraId="17699F5D" w14:textId="32F3DCBF" w:rsidR="007757AC" w:rsidRPr="000D573F" w:rsidRDefault="007757AC" w:rsidP="007757AC">
            <w:pPr>
              <w:spacing w:before="60" w:after="60"/>
              <w:ind w:right="-69"/>
              <w:rPr>
                <w:bCs/>
                <w:sz w:val="20"/>
                <w:szCs w:val="20"/>
              </w:rPr>
            </w:pPr>
            <w:r w:rsidRPr="0082583A">
              <w:rPr>
                <w:rFonts w:eastAsia="Helvetica"/>
                <w:color w:val="000000"/>
                <w:sz w:val="20"/>
                <w:szCs w:val="20"/>
              </w:rPr>
              <w:t>0.7</w:t>
            </w:r>
          </w:p>
        </w:tc>
      </w:tr>
      <w:tr w:rsidR="007757AC" w:rsidRPr="000D573F" w14:paraId="414782A7" w14:textId="77777777" w:rsidTr="007757AC">
        <w:trPr>
          <w:trHeight w:val="19"/>
        </w:trPr>
        <w:tc>
          <w:tcPr>
            <w:tcW w:w="1985" w:type="dxa"/>
          </w:tcPr>
          <w:p w14:paraId="67D64C86" w14:textId="77777777" w:rsidR="007757AC" w:rsidRPr="000D573F" w:rsidRDefault="007757AC" w:rsidP="007757AC">
            <w:pPr>
              <w:spacing w:before="60" w:after="60"/>
              <w:ind w:right="-78"/>
              <w:rPr>
                <w:sz w:val="20"/>
                <w:szCs w:val="20"/>
              </w:rPr>
            </w:pPr>
            <w:r>
              <w:rPr>
                <w:sz w:val="20"/>
                <w:szCs w:val="20"/>
              </w:rPr>
              <w:t>Associated hemorrhage</w:t>
            </w:r>
          </w:p>
        </w:tc>
        <w:tc>
          <w:tcPr>
            <w:tcW w:w="1559" w:type="dxa"/>
          </w:tcPr>
          <w:p w14:paraId="23429D8D" w14:textId="77777777" w:rsidR="007757AC" w:rsidRPr="000D573F" w:rsidRDefault="007757AC" w:rsidP="007757AC">
            <w:pPr>
              <w:spacing w:before="60" w:after="60"/>
              <w:ind w:right="-69"/>
              <w:rPr>
                <w:sz w:val="20"/>
                <w:szCs w:val="20"/>
              </w:rPr>
            </w:pPr>
            <w:r w:rsidRPr="00543D08">
              <w:rPr>
                <w:sz w:val="20"/>
                <w:szCs w:val="20"/>
              </w:rPr>
              <w:t>1</w:t>
            </w:r>
            <w:r>
              <w:rPr>
                <w:sz w:val="20"/>
                <w:szCs w:val="20"/>
              </w:rPr>
              <w:t xml:space="preserve"> (</w:t>
            </w:r>
            <w:r w:rsidRPr="00543D08">
              <w:rPr>
                <w:sz w:val="20"/>
                <w:szCs w:val="20"/>
              </w:rPr>
              <w:t>0,7</w:t>
            </w:r>
            <w:r>
              <w:rPr>
                <w:sz w:val="20"/>
                <w:szCs w:val="20"/>
              </w:rPr>
              <w:t xml:space="preserve">%) </w:t>
            </w:r>
          </w:p>
        </w:tc>
        <w:tc>
          <w:tcPr>
            <w:tcW w:w="1559" w:type="dxa"/>
          </w:tcPr>
          <w:p w14:paraId="4DA30124" w14:textId="77777777" w:rsidR="007757AC" w:rsidRPr="000D573F" w:rsidRDefault="007757AC" w:rsidP="007757AC">
            <w:pPr>
              <w:spacing w:before="60" w:after="60"/>
              <w:ind w:right="-69"/>
              <w:rPr>
                <w:sz w:val="20"/>
                <w:szCs w:val="20"/>
              </w:rPr>
            </w:pPr>
            <w:r w:rsidRPr="00543D08">
              <w:rPr>
                <w:sz w:val="20"/>
                <w:szCs w:val="20"/>
              </w:rPr>
              <w:t>0</w:t>
            </w:r>
            <w:r>
              <w:rPr>
                <w:sz w:val="20"/>
                <w:szCs w:val="20"/>
              </w:rPr>
              <w:t xml:space="preserve"> (0%)</w:t>
            </w:r>
          </w:p>
        </w:tc>
        <w:tc>
          <w:tcPr>
            <w:tcW w:w="709" w:type="dxa"/>
          </w:tcPr>
          <w:p w14:paraId="016F9088" w14:textId="77777777" w:rsidR="007757AC" w:rsidRPr="000D573F" w:rsidRDefault="007757AC" w:rsidP="007757AC">
            <w:pPr>
              <w:spacing w:before="60" w:after="60"/>
              <w:ind w:right="-69"/>
              <w:rPr>
                <w:sz w:val="20"/>
                <w:szCs w:val="20"/>
              </w:rPr>
            </w:pPr>
            <w:r>
              <w:rPr>
                <w:sz w:val="20"/>
                <w:szCs w:val="20"/>
              </w:rPr>
              <w:t>0.5</w:t>
            </w:r>
          </w:p>
        </w:tc>
        <w:tc>
          <w:tcPr>
            <w:tcW w:w="1559" w:type="dxa"/>
          </w:tcPr>
          <w:p w14:paraId="30086BB4" w14:textId="363CC48A"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1560" w:type="dxa"/>
          </w:tcPr>
          <w:p w14:paraId="4E189801" w14:textId="544CC231" w:rsidR="007757AC" w:rsidRPr="000D573F" w:rsidRDefault="007757AC" w:rsidP="007757AC">
            <w:pPr>
              <w:spacing w:before="60" w:after="60"/>
              <w:ind w:right="-69"/>
              <w:rPr>
                <w:bCs/>
                <w:sz w:val="20"/>
                <w:szCs w:val="20"/>
              </w:rPr>
            </w:pPr>
            <w:r w:rsidRPr="0082583A">
              <w:rPr>
                <w:rFonts w:eastAsia="Helvetica"/>
                <w:color w:val="000000"/>
                <w:sz w:val="20"/>
                <w:szCs w:val="20"/>
              </w:rPr>
              <w:t>0 (0%)</w:t>
            </w:r>
          </w:p>
        </w:tc>
        <w:tc>
          <w:tcPr>
            <w:tcW w:w="567" w:type="dxa"/>
          </w:tcPr>
          <w:p w14:paraId="208C4BE0" w14:textId="77777777" w:rsidR="007757AC" w:rsidRPr="000D573F" w:rsidRDefault="007757AC" w:rsidP="007757AC">
            <w:pPr>
              <w:spacing w:before="60" w:after="60"/>
              <w:ind w:right="-69"/>
              <w:rPr>
                <w:bCs/>
                <w:sz w:val="20"/>
                <w:szCs w:val="20"/>
              </w:rPr>
            </w:pPr>
          </w:p>
        </w:tc>
      </w:tr>
      <w:tr w:rsidR="007757AC" w:rsidRPr="000D573F" w14:paraId="52A686AB" w14:textId="77777777" w:rsidTr="007757AC">
        <w:trPr>
          <w:trHeight w:val="19"/>
        </w:trPr>
        <w:tc>
          <w:tcPr>
            <w:tcW w:w="1985" w:type="dxa"/>
          </w:tcPr>
          <w:p w14:paraId="6F6C15EF" w14:textId="77777777" w:rsidR="007757AC" w:rsidRDefault="007757AC" w:rsidP="007757AC">
            <w:pPr>
              <w:spacing w:before="60" w:after="60"/>
              <w:ind w:right="-78"/>
              <w:rPr>
                <w:sz w:val="20"/>
                <w:szCs w:val="20"/>
              </w:rPr>
            </w:pPr>
            <w:r>
              <w:rPr>
                <w:sz w:val="20"/>
                <w:szCs w:val="20"/>
              </w:rPr>
              <w:t>Associated occlusion</w:t>
            </w:r>
          </w:p>
        </w:tc>
        <w:tc>
          <w:tcPr>
            <w:tcW w:w="1559" w:type="dxa"/>
          </w:tcPr>
          <w:p w14:paraId="209266CA" w14:textId="77777777" w:rsidR="007757AC" w:rsidRPr="00543D08" w:rsidRDefault="007757AC" w:rsidP="007757AC">
            <w:pPr>
              <w:spacing w:before="60" w:after="60"/>
              <w:ind w:right="-69"/>
              <w:rPr>
                <w:sz w:val="20"/>
                <w:szCs w:val="20"/>
              </w:rPr>
            </w:pPr>
            <w:r w:rsidRPr="00543D08">
              <w:rPr>
                <w:sz w:val="20"/>
                <w:szCs w:val="20"/>
              </w:rPr>
              <w:t>7</w:t>
            </w:r>
            <w:r>
              <w:rPr>
                <w:sz w:val="20"/>
                <w:szCs w:val="20"/>
              </w:rPr>
              <w:t xml:space="preserve"> (</w:t>
            </w:r>
            <w:r w:rsidRPr="00543D08">
              <w:rPr>
                <w:sz w:val="20"/>
                <w:szCs w:val="20"/>
              </w:rPr>
              <w:t>5,1</w:t>
            </w:r>
            <w:r>
              <w:rPr>
                <w:sz w:val="20"/>
                <w:szCs w:val="20"/>
              </w:rPr>
              <w:t>%)</w:t>
            </w:r>
          </w:p>
        </w:tc>
        <w:tc>
          <w:tcPr>
            <w:tcW w:w="1559" w:type="dxa"/>
          </w:tcPr>
          <w:p w14:paraId="2B7E1BB1" w14:textId="77777777" w:rsidR="007757AC" w:rsidRPr="00543D08" w:rsidRDefault="007757AC" w:rsidP="007757AC">
            <w:pPr>
              <w:spacing w:before="60" w:after="60"/>
              <w:ind w:right="-69"/>
              <w:rPr>
                <w:sz w:val="20"/>
                <w:szCs w:val="20"/>
              </w:rPr>
            </w:pPr>
            <w:r w:rsidRPr="00543D08">
              <w:rPr>
                <w:sz w:val="20"/>
                <w:szCs w:val="20"/>
              </w:rPr>
              <w:t>10</w:t>
            </w:r>
            <w:r>
              <w:rPr>
                <w:sz w:val="20"/>
                <w:szCs w:val="20"/>
              </w:rPr>
              <w:t xml:space="preserve"> (6,8%)</w:t>
            </w:r>
          </w:p>
        </w:tc>
        <w:tc>
          <w:tcPr>
            <w:tcW w:w="709" w:type="dxa"/>
          </w:tcPr>
          <w:p w14:paraId="1FF913A5" w14:textId="77777777" w:rsidR="007757AC" w:rsidRDefault="007757AC" w:rsidP="007757AC">
            <w:pPr>
              <w:spacing w:before="60" w:after="60"/>
              <w:ind w:right="-69"/>
              <w:rPr>
                <w:sz w:val="20"/>
                <w:szCs w:val="20"/>
              </w:rPr>
            </w:pPr>
            <w:r w:rsidRPr="00543D08">
              <w:rPr>
                <w:sz w:val="20"/>
                <w:szCs w:val="20"/>
              </w:rPr>
              <w:t>0.5</w:t>
            </w:r>
          </w:p>
        </w:tc>
        <w:tc>
          <w:tcPr>
            <w:tcW w:w="1559" w:type="dxa"/>
          </w:tcPr>
          <w:p w14:paraId="31735937" w14:textId="1558BA64" w:rsidR="007757AC" w:rsidRPr="000D573F" w:rsidRDefault="007757AC" w:rsidP="007757AC">
            <w:pPr>
              <w:spacing w:before="60" w:after="60"/>
              <w:ind w:right="-69"/>
              <w:rPr>
                <w:bCs/>
                <w:sz w:val="20"/>
                <w:szCs w:val="20"/>
              </w:rPr>
            </w:pPr>
            <w:r w:rsidRPr="0082583A">
              <w:rPr>
                <w:rFonts w:eastAsia="Helvetica"/>
                <w:color w:val="000000"/>
                <w:sz w:val="20"/>
                <w:szCs w:val="20"/>
              </w:rPr>
              <w:t>6 (</w:t>
            </w:r>
            <w:r>
              <w:rPr>
                <w:rFonts w:eastAsia="Helvetica"/>
                <w:color w:val="000000"/>
                <w:sz w:val="20"/>
                <w:szCs w:val="20"/>
              </w:rPr>
              <w:t>5.9</w:t>
            </w:r>
            <w:r w:rsidRPr="0082583A">
              <w:rPr>
                <w:rFonts w:eastAsia="Helvetica"/>
                <w:color w:val="000000"/>
                <w:sz w:val="20"/>
                <w:szCs w:val="20"/>
              </w:rPr>
              <w:t>%)</w:t>
            </w:r>
          </w:p>
        </w:tc>
        <w:tc>
          <w:tcPr>
            <w:tcW w:w="1560" w:type="dxa"/>
          </w:tcPr>
          <w:p w14:paraId="31325644" w14:textId="19C54646" w:rsidR="007757AC" w:rsidRPr="000D573F" w:rsidRDefault="007757AC" w:rsidP="007757AC">
            <w:pPr>
              <w:spacing w:before="60" w:after="60"/>
              <w:ind w:right="-69"/>
              <w:rPr>
                <w:bCs/>
                <w:sz w:val="20"/>
                <w:szCs w:val="20"/>
              </w:rPr>
            </w:pPr>
            <w:r w:rsidRPr="0082583A">
              <w:rPr>
                <w:rFonts w:eastAsia="Helvetica"/>
                <w:color w:val="000000"/>
                <w:sz w:val="20"/>
                <w:szCs w:val="20"/>
              </w:rPr>
              <w:t>6 (</w:t>
            </w:r>
            <w:r>
              <w:rPr>
                <w:rFonts w:eastAsia="Helvetica"/>
                <w:color w:val="000000"/>
                <w:sz w:val="20"/>
                <w:szCs w:val="20"/>
              </w:rPr>
              <w:t>5.9</w:t>
            </w:r>
            <w:r w:rsidRPr="0082583A">
              <w:rPr>
                <w:rFonts w:eastAsia="Helvetica"/>
                <w:color w:val="000000"/>
                <w:sz w:val="20"/>
                <w:szCs w:val="20"/>
              </w:rPr>
              <w:t>%)</w:t>
            </w:r>
          </w:p>
        </w:tc>
        <w:tc>
          <w:tcPr>
            <w:tcW w:w="567" w:type="dxa"/>
          </w:tcPr>
          <w:p w14:paraId="73244CE3" w14:textId="578A5678" w:rsidR="007757AC" w:rsidRPr="000D573F" w:rsidRDefault="007757AC" w:rsidP="007757AC">
            <w:pPr>
              <w:spacing w:before="60" w:after="60"/>
              <w:ind w:right="-69"/>
              <w:rPr>
                <w:bCs/>
                <w:sz w:val="20"/>
                <w:szCs w:val="20"/>
              </w:rPr>
            </w:pPr>
            <w:r w:rsidRPr="0082583A">
              <w:rPr>
                <w:rFonts w:eastAsia="Helvetica"/>
                <w:color w:val="000000"/>
                <w:sz w:val="20"/>
                <w:szCs w:val="20"/>
              </w:rPr>
              <w:t>&gt;0.9</w:t>
            </w:r>
          </w:p>
        </w:tc>
      </w:tr>
      <w:tr w:rsidR="007757AC" w:rsidRPr="000D573F" w14:paraId="118E737E" w14:textId="77777777" w:rsidTr="007757AC">
        <w:trPr>
          <w:trHeight w:val="19"/>
        </w:trPr>
        <w:tc>
          <w:tcPr>
            <w:tcW w:w="1985" w:type="dxa"/>
          </w:tcPr>
          <w:p w14:paraId="59891EAB" w14:textId="77777777" w:rsidR="007757AC" w:rsidRDefault="007757AC" w:rsidP="007757AC">
            <w:pPr>
              <w:spacing w:before="60" w:after="60"/>
              <w:ind w:right="-78"/>
              <w:rPr>
                <w:sz w:val="20"/>
                <w:szCs w:val="20"/>
              </w:rPr>
            </w:pPr>
            <w:r>
              <w:rPr>
                <w:sz w:val="20"/>
                <w:szCs w:val="20"/>
              </w:rPr>
              <w:t>Associated fistula</w:t>
            </w:r>
          </w:p>
        </w:tc>
        <w:tc>
          <w:tcPr>
            <w:tcW w:w="1559" w:type="dxa"/>
          </w:tcPr>
          <w:p w14:paraId="7C6A6A12" w14:textId="77777777" w:rsidR="007757AC" w:rsidRPr="00543D08" w:rsidRDefault="007757AC" w:rsidP="007757AC">
            <w:pPr>
              <w:spacing w:before="60" w:after="60"/>
              <w:ind w:right="-69"/>
              <w:rPr>
                <w:sz w:val="20"/>
                <w:szCs w:val="20"/>
              </w:rPr>
            </w:pPr>
            <w:r>
              <w:rPr>
                <w:sz w:val="20"/>
                <w:szCs w:val="20"/>
              </w:rPr>
              <w:t>2 (1,4%)</w:t>
            </w:r>
          </w:p>
        </w:tc>
        <w:tc>
          <w:tcPr>
            <w:tcW w:w="1559" w:type="dxa"/>
          </w:tcPr>
          <w:p w14:paraId="19744095" w14:textId="77777777" w:rsidR="007757AC" w:rsidRPr="00543D08" w:rsidRDefault="007757AC" w:rsidP="007757AC">
            <w:pPr>
              <w:spacing w:before="60" w:after="60"/>
              <w:ind w:right="-69"/>
              <w:rPr>
                <w:sz w:val="20"/>
                <w:szCs w:val="20"/>
              </w:rPr>
            </w:pPr>
            <w:r>
              <w:rPr>
                <w:sz w:val="20"/>
                <w:szCs w:val="20"/>
              </w:rPr>
              <w:t>5 (3,4%)</w:t>
            </w:r>
          </w:p>
        </w:tc>
        <w:tc>
          <w:tcPr>
            <w:tcW w:w="709" w:type="dxa"/>
          </w:tcPr>
          <w:p w14:paraId="1BDE5A57" w14:textId="77777777" w:rsidR="007757AC" w:rsidRDefault="007757AC" w:rsidP="007757AC">
            <w:pPr>
              <w:spacing w:before="60" w:after="60"/>
              <w:ind w:right="-69"/>
              <w:rPr>
                <w:sz w:val="20"/>
                <w:szCs w:val="20"/>
              </w:rPr>
            </w:pPr>
            <w:r>
              <w:rPr>
                <w:sz w:val="20"/>
                <w:szCs w:val="20"/>
              </w:rPr>
              <w:t>0.4</w:t>
            </w:r>
          </w:p>
        </w:tc>
        <w:tc>
          <w:tcPr>
            <w:tcW w:w="1559" w:type="dxa"/>
          </w:tcPr>
          <w:p w14:paraId="3C3C76A6" w14:textId="518504DF" w:rsidR="007757AC" w:rsidRPr="000D573F" w:rsidRDefault="007757AC" w:rsidP="007757AC">
            <w:pPr>
              <w:spacing w:before="60" w:after="60"/>
              <w:ind w:right="-69"/>
              <w:rPr>
                <w:bCs/>
                <w:sz w:val="20"/>
                <w:szCs w:val="20"/>
              </w:rPr>
            </w:pPr>
            <w:r w:rsidRPr="0082583A">
              <w:rPr>
                <w:rFonts w:eastAsia="Helvetica"/>
                <w:color w:val="000000"/>
                <w:sz w:val="20"/>
                <w:szCs w:val="20"/>
              </w:rPr>
              <w:t>2 (2.0%)</w:t>
            </w:r>
          </w:p>
        </w:tc>
        <w:tc>
          <w:tcPr>
            <w:tcW w:w="1560" w:type="dxa"/>
          </w:tcPr>
          <w:p w14:paraId="76A09D3C" w14:textId="7718D2C6" w:rsidR="007757AC" w:rsidRPr="000D573F" w:rsidRDefault="007757AC" w:rsidP="007757AC">
            <w:pPr>
              <w:spacing w:before="60" w:after="60"/>
              <w:ind w:right="-69"/>
              <w:rPr>
                <w:bCs/>
                <w:sz w:val="20"/>
                <w:szCs w:val="20"/>
              </w:rPr>
            </w:pPr>
            <w:r w:rsidRPr="0082583A">
              <w:rPr>
                <w:rFonts w:eastAsia="Helvetica"/>
                <w:color w:val="000000"/>
                <w:sz w:val="20"/>
                <w:szCs w:val="20"/>
              </w:rPr>
              <w:t>4 (4.0%)</w:t>
            </w:r>
          </w:p>
        </w:tc>
        <w:tc>
          <w:tcPr>
            <w:tcW w:w="567" w:type="dxa"/>
          </w:tcPr>
          <w:p w14:paraId="0ABD0C53" w14:textId="0E5AE820" w:rsidR="007757AC" w:rsidRPr="000D573F" w:rsidRDefault="007757AC" w:rsidP="007757AC">
            <w:pPr>
              <w:spacing w:before="60" w:after="60"/>
              <w:ind w:right="-69"/>
              <w:rPr>
                <w:bCs/>
                <w:sz w:val="20"/>
                <w:szCs w:val="20"/>
              </w:rPr>
            </w:pPr>
            <w:r w:rsidRPr="0082583A">
              <w:rPr>
                <w:rFonts w:eastAsia="Helvetica"/>
                <w:color w:val="000000"/>
                <w:sz w:val="20"/>
                <w:szCs w:val="20"/>
              </w:rPr>
              <w:t>0.4</w:t>
            </w:r>
          </w:p>
        </w:tc>
      </w:tr>
      <w:tr w:rsidR="007757AC" w:rsidRPr="000D573F" w14:paraId="2788756F" w14:textId="77777777" w:rsidTr="007757AC">
        <w:trPr>
          <w:trHeight w:val="19"/>
        </w:trPr>
        <w:tc>
          <w:tcPr>
            <w:tcW w:w="1985" w:type="dxa"/>
          </w:tcPr>
          <w:p w14:paraId="20F16A1D" w14:textId="77777777" w:rsidR="007757AC" w:rsidRPr="00803A0D" w:rsidRDefault="007757AC" w:rsidP="007757AC">
            <w:pPr>
              <w:spacing w:before="60" w:after="60"/>
              <w:ind w:right="-78"/>
              <w:rPr>
                <w:sz w:val="20"/>
                <w:szCs w:val="20"/>
              </w:rPr>
            </w:pPr>
            <w:r w:rsidRPr="00803A0D">
              <w:rPr>
                <w:sz w:val="20"/>
                <w:szCs w:val="20"/>
              </w:rPr>
              <w:t>Surgery within 24 hours of diagnosis</w:t>
            </w:r>
          </w:p>
        </w:tc>
        <w:tc>
          <w:tcPr>
            <w:tcW w:w="1559" w:type="dxa"/>
          </w:tcPr>
          <w:p w14:paraId="68809CFF" w14:textId="77777777" w:rsidR="007757AC" w:rsidRPr="00543D08" w:rsidRDefault="007757AC" w:rsidP="007757AC">
            <w:pPr>
              <w:spacing w:before="60" w:after="60"/>
              <w:ind w:right="-69"/>
              <w:rPr>
                <w:sz w:val="20"/>
                <w:szCs w:val="20"/>
              </w:rPr>
            </w:pPr>
            <w:r>
              <w:rPr>
                <w:sz w:val="20"/>
                <w:szCs w:val="20"/>
              </w:rPr>
              <w:t>134 (97,1%)</w:t>
            </w:r>
          </w:p>
        </w:tc>
        <w:tc>
          <w:tcPr>
            <w:tcW w:w="1559" w:type="dxa"/>
          </w:tcPr>
          <w:p w14:paraId="2913C0E6" w14:textId="77777777" w:rsidR="007757AC" w:rsidRPr="00543D08" w:rsidRDefault="007757AC" w:rsidP="007757AC">
            <w:pPr>
              <w:spacing w:before="60" w:after="60"/>
              <w:ind w:right="-69"/>
              <w:rPr>
                <w:sz w:val="20"/>
                <w:szCs w:val="20"/>
              </w:rPr>
            </w:pPr>
            <w:r>
              <w:rPr>
                <w:sz w:val="20"/>
                <w:szCs w:val="20"/>
              </w:rPr>
              <w:t>139 (94,6%)</w:t>
            </w:r>
          </w:p>
        </w:tc>
        <w:tc>
          <w:tcPr>
            <w:tcW w:w="709" w:type="dxa"/>
          </w:tcPr>
          <w:p w14:paraId="75DBFE5C" w14:textId="77777777" w:rsidR="007757AC" w:rsidRDefault="007757AC" w:rsidP="007757AC">
            <w:pPr>
              <w:spacing w:before="60" w:after="60"/>
              <w:ind w:right="-69"/>
              <w:rPr>
                <w:sz w:val="20"/>
                <w:szCs w:val="20"/>
              </w:rPr>
            </w:pPr>
            <w:r>
              <w:rPr>
                <w:sz w:val="20"/>
                <w:szCs w:val="20"/>
              </w:rPr>
              <w:t>0.3</w:t>
            </w:r>
          </w:p>
        </w:tc>
        <w:tc>
          <w:tcPr>
            <w:tcW w:w="1559" w:type="dxa"/>
          </w:tcPr>
          <w:p w14:paraId="13BA0237" w14:textId="369D7A69" w:rsidR="007757AC" w:rsidRPr="000D573F" w:rsidRDefault="007757AC" w:rsidP="007757AC">
            <w:pPr>
              <w:spacing w:before="60" w:after="60"/>
              <w:ind w:right="-69"/>
              <w:rPr>
                <w:bCs/>
                <w:sz w:val="20"/>
                <w:szCs w:val="20"/>
              </w:rPr>
            </w:pPr>
            <w:r w:rsidRPr="0082583A">
              <w:rPr>
                <w:rFonts w:eastAsia="Helvetica"/>
                <w:color w:val="000000"/>
                <w:sz w:val="20"/>
                <w:szCs w:val="20"/>
              </w:rPr>
              <w:t>98 (9</w:t>
            </w:r>
            <w:r w:rsidR="0021483A">
              <w:rPr>
                <w:rFonts w:eastAsia="Helvetica"/>
                <w:color w:val="000000"/>
                <w:sz w:val="20"/>
                <w:szCs w:val="20"/>
              </w:rPr>
              <w:t>7</w:t>
            </w:r>
            <w:r w:rsidRPr="0082583A">
              <w:rPr>
                <w:rFonts w:eastAsia="Helvetica"/>
                <w:color w:val="000000"/>
                <w:sz w:val="20"/>
                <w:szCs w:val="20"/>
              </w:rPr>
              <w:t>%)</w:t>
            </w:r>
          </w:p>
        </w:tc>
        <w:tc>
          <w:tcPr>
            <w:tcW w:w="1560" w:type="dxa"/>
          </w:tcPr>
          <w:p w14:paraId="61F3B5F2" w14:textId="5E9FFDB7" w:rsidR="007757AC" w:rsidRPr="000D573F" w:rsidRDefault="007757AC" w:rsidP="007757AC">
            <w:pPr>
              <w:spacing w:before="60" w:after="60"/>
              <w:ind w:right="-69"/>
              <w:rPr>
                <w:bCs/>
                <w:sz w:val="20"/>
                <w:szCs w:val="20"/>
              </w:rPr>
            </w:pPr>
            <w:r w:rsidRPr="0082583A">
              <w:rPr>
                <w:rFonts w:eastAsia="Helvetica"/>
                <w:color w:val="000000"/>
                <w:sz w:val="20"/>
                <w:szCs w:val="20"/>
              </w:rPr>
              <w:t>98 (9</w:t>
            </w:r>
            <w:r w:rsidR="0021483A">
              <w:rPr>
                <w:rFonts w:eastAsia="Helvetica"/>
                <w:color w:val="000000"/>
                <w:sz w:val="20"/>
                <w:szCs w:val="20"/>
              </w:rPr>
              <w:t>7</w:t>
            </w:r>
            <w:r w:rsidRPr="0082583A">
              <w:rPr>
                <w:rFonts w:eastAsia="Helvetica"/>
                <w:color w:val="000000"/>
                <w:sz w:val="20"/>
                <w:szCs w:val="20"/>
              </w:rPr>
              <w:t>%)</w:t>
            </w:r>
          </w:p>
        </w:tc>
        <w:tc>
          <w:tcPr>
            <w:tcW w:w="567" w:type="dxa"/>
          </w:tcPr>
          <w:p w14:paraId="5D97E712" w14:textId="1629364E" w:rsidR="007757AC" w:rsidRPr="000D573F" w:rsidRDefault="007757AC" w:rsidP="007757AC">
            <w:pPr>
              <w:spacing w:before="60" w:after="60"/>
              <w:ind w:right="-69"/>
              <w:rPr>
                <w:bCs/>
                <w:sz w:val="20"/>
                <w:szCs w:val="20"/>
              </w:rPr>
            </w:pPr>
            <w:r>
              <w:rPr>
                <w:bCs/>
                <w:sz w:val="20"/>
                <w:szCs w:val="20"/>
              </w:rPr>
              <w:t>&gt;0.9</w:t>
            </w:r>
          </w:p>
        </w:tc>
      </w:tr>
      <w:tr w:rsidR="007757AC" w:rsidRPr="000D573F" w14:paraId="35E159B0" w14:textId="77777777" w:rsidTr="007757AC">
        <w:trPr>
          <w:trHeight w:val="19"/>
        </w:trPr>
        <w:tc>
          <w:tcPr>
            <w:tcW w:w="1985" w:type="dxa"/>
          </w:tcPr>
          <w:p w14:paraId="390DD946" w14:textId="77777777" w:rsidR="007757AC" w:rsidRDefault="007757AC" w:rsidP="007757AC">
            <w:pPr>
              <w:spacing w:before="60" w:after="60"/>
              <w:ind w:right="-78"/>
              <w:rPr>
                <w:sz w:val="20"/>
                <w:szCs w:val="20"/>
              </w:rPr>
            </w:pPr>
            <w:r>
              <w:rPr>
                <w:sz w:val="20"/>
                <w:szCs w:val="20"/>
              </w:rPr>
              <w:t>Surgery after 24 hours</w:t>
            </w:r>
          </w:p>
        </w:tc>
        <w:tc>
          <w:tcPr>
            <w:tcW w:w="1559" w:type="dxa"/>
          </w:tcPr>
          <w:p w14:paraId="635523E0" w14:textId="77777777" w:rsidR="007757AC" w:rsidRPr="00543D08" w:rsidRDefault="007757AC" w:rsidP="007757AC">
            <w:pPr>
              <w:spacing w:before="60" w:after="60"/>
              <w:ind w:right="-69"/>
              <w:rPr>
                <w:sz w:val="20"/>
                <w:szCs w:val="20"/>
              </w:rPr>
            </w:pPr>
            <w:r>
              <w:rPr>
                <w:sz w:val="20"/>
                <w:szCs w:val="20"/>
              </w:rPr>
              <w:t>1 (0,7%)</w:t>
            </w:r>
          </w:p>
        </w:tc>
        <w:tc>
          <w:tcPr>
            <w:tcW w:w="1559" w:type="dxa"/>
          </w:tcPr>
          <w:p w14:paraId="544E3339" w14:textId="77777777" w:rsidR="007757AC" w:rsidRPr="00543D08" w:rsidRDefault="007757AC" w:rsidP="007757AC">
            <w:pPr>
              <w:spacing w:before="60" w:after="60"/>
              <w:ind w:right="-69"/>
              <w:rPr>
                <w:sz w:val="20"/>
                <w:szCs w:val="20"/>
              </w:rPr>
            </w:pPr>
            <w:r>
              <w:rPr>
                <w:sz w:val="20"/>
                <w:szCs w:val="20"/>
              </w:rPr>
              <w:t>5 (3,4%)</w:t>
            </w:r>
          </w:p>
        </w:tc>
        <w:tc>
          <w:tcPr>
            <w:tcW w:w="709" w:type="dxa"/>
          </w:tcPr>
          <w:p w14:paraId="570FEC4B" w14:textId="77777777" w:rsidR="007757AC" w:rsidRDefault="007757AC" w:rsidP="007757AC">
            <w:pPr>
              <w:spacing w:before="60" w:after="60"/>
              <w:ind w:right="-69"/>
              <w:rPr>
                <w:sz w:val="20"/>
                <w:szCs w:val="20"/>
              </w:rPr>
            </w:pPr>
            <w:r>
              <w:rPr>
                <w:sz w:val="20"/>
                <w:szCs w:val="20"/>
              </w:rPr>
              <w:t>0.6</w:t>
            </w:r>
          </w:p>
        </w:tc>
        <w:tc>
          <w:tcPr>
            <w:tcW w:w="1559" w:type="dxa"/>
          </w:tcPr>
          <w:p w14:paraId="18E8EA3E" w14:textId="35944FE7"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1560" w:type="dxa"/>
          </w:tcPr>
          <w:p w14:paraId="3A6EFCB4" w14:textId="15CA2238" w:rsidR="007757AC" w:rsidRPr="000D573F" w:rsidRDefault="007757AC" w:rsidP="007757AC">
            <w:pPr>
              <w:spacing w:before="60" w:after="60"/>
              <w:ind w:right="-69"/>
              <w:rPr>
                <w:bCs/>
                <w:sz w:val="20"/>
                <w:szCs w:val="20"/>
              </w:rPr>
            </w:pPr>
            <w:r w:rsidRPr="0082583A">
              <w:rPr>
                <w:rFonts w:eastAsia="Helvetica"/>
                <w:color w:val="000000"/>
                <w:sz w:val="20"/>
                <w:szCs w:val="20"/>
              </w:rPr>
              <w:t>1 (1.0%)</w:t>
            </w:r>
          </w:p>
        </w:tc>
        <w:tc>
          <w:tcPr>
            <w:tcW w:w="567" w:type="dxa"/>
          </w:tcPr>
          <w:p w14:paraId="4EE1575D" w14:textId="068F74E5" w:rsidR="007757AC" w:rsidRPr="000D573F" w:rsidRDefault="007757AC" w:rsidP="007757AC">
            <w:pPr>
              <w:spacing w:before="60" w:after="60"/>
              <w:ind w:right="-69"/>
              <w:rPr>
                <w:bCs/>
                <w:sz w:val="20"/>
                <w:szCs w:val="20"/>
              </w:rPr>
            </w:pPr>
            <w:r w:rsidRPr="0082583A">
              <w:rPr>
                <w:rFonts w:eastAsia="Helvetica"/>
                <w:color w:val="000000"/>
                <w:sz w:val="20"/>
                <w:szCs w:val="20"/>
              </w:rPr>
              <w:t>&gt;0.9</w:t>
            </w:r>
          </w:p>
        </w:tc>
      </w:tr>
      <w:tr w:rsidR="008E5FA3" w:rsidRPr="000D573F" w14:paraId="7459DE6F" w14:textId="77777777" w:rsidTr="007757AC">
        <w:trPr>
          <w:trHeight w:val="19"/>
        </w:trPr>
        <w:tc>
          <w:tcPr>
            <w:tcW w:w="1985" w:type="dxa"/>
          </w:tcPr>
          <w:p w14:paraId="213A72AE" w14:textId="77777777" w:rsidR="008E5FA3" w:rsidRPr="001C5B0A" w:rsidRDefault="008E5FA3" w:rsidP="005D028E">
            <w:pPr>
              <w:spacing w:before="60" w:after="60"/>
              <w:ind w:right="-78"/>
              <w:rPr>
                <w:i/>
                <w:iCs/>
                <w:sz w:val="20"/>
                <w:szCs w:val="20"/>
              </w:rPr>
            </w:pPr>
            <w:r w:rsidRPr="001C5B0A">
              <w:rPr>
                <w:i/>
                <w:iCs/>
                <w:sz w:val="20"/>
                <w:szCs w:val="20"/>
              </w:rPr>
              <w:t>Conversion to open surgery</w:t>
            </w:r>
          </w:p>
        </w:tc>
        <w:tc>
          <w:tcPr>
            <w:tcW w:w="1559" w:type="dxa"/>
          </w:tcPr>
          <w:p w14:paraId="5A4E4A76" w14:textId="77777777" w:rsidR="008E5FA3" w:rsidRPr="001C5B0A" w:rsidRDefault="008E5FA3" w:rsidP="005D028E">
            <w:pPr>
              <w:spacing w:before="60" w:after="60"/>
              <w:ind w:right="-69"/>
              <w:rPr>
                <w:i/>
                <w:iCs/>
                <w:sz w:val="20"/>
                <w:szCs w:val="20"/>
              </w:rPr>
            </w:pPr>
            <w:r w:rsidRPr="001C5B0A">
              <w:rPr>
                <w:i/>
                <w:iCs/>
                <w:sz w:val="20"/>
                <w:szCs w:val="20"/>
              </w:rPr>
              <w:t>69 (50%)</w:t>
            </w:r>
          </w:p>
        </w:tc>
        <w:tc>
          <w:tcPr>
            <w:tcW w:w="1559" w:type="dxa"/>
          </w:tcPr>
          <w:p w14:paraId="088B7520" w14:textId="77777777" w:rsidR="008E5FA3" w:rsidRPr="001C5B0A" w:rsidRDefault="008E5FA3" w:rsidP="005D028E">
            <w:pPr>
              <w:spacing w:before="60" w:after="60"/>
              <w:ind w:right="-69"/>
              <w:rPr>
                <w:i/>
                <w:iCs/>
                <w:sz w:val="20"/>
                <w:szCs w:val="20"/>
              </w:rPr>
            </w:pPr>
            <w:r w:rsidRPr="001C5B0A">
              <w:rPr>
                <w:i/>
                <w:iCs/>
                <w:sz w:val="20"/>
                <w:szCs w:val="20"/>
              </w:rPr>
              <w:t>Not concerned</w:t>
            </w:r>
          </w:p>
        </w:tc>
        <w:tc>
          <w:tcPr>
            <w:tcW w:w="709" w:type="dxa"/>
          </w:tcPr>
          <w:p w14:paraId="69190173" w14:textId="77777777" w:rsidR="008E5FA3" w:rsidRDefault="008E5FA3" w:rsidP="005D028E">
            <w:pPr>
              <w:spacing w:before="60" w:after="60"/>
              <w:ind w:right="-69"/>
              <w:rPr>
                <w:sz w:val="20"/>
                <w:szCs w:val="20"/>
              </w:rPr>
            </w:pPr>
          </w:p>
        </w:tc>
        <w:tc>
          <w:tcPr>
            <w:tcW w:w="1559" w:type="dxa"/>
          </w:tcPr>
          <w:p w14:paraId="7F5974C9" w14:textId="77777777" w:rsidR="008E5FA3" w:rsidRPr="000D573F" w:rsidRDefault="008E5FA3" w:rsidP="005D028E">
            <w:pPr>
              <w:spacing w:before="60" w:after="60"/>
              <w:ind w:right="-69"/>
              <w:rPr>
                <w:bCs/>
                <w:sz w:val="20"/>
                <w:szCs w:val="20"/>
              </w:rPr>
            </w:pPr>
          </w:p>
        </w:tc>
        <w:tc>
          <w:tcPr>
            <w:tcW w:w="1560" w:type="dxa"/>
          </w:tcPr>
          <w:p w14:paraId="25E24552" w14:textId="77777777" w:rsidR="008E5FA3" w:rsidRPr="000D573F" w:rsidRDefault="008E5FA3" w:rsidP="005D028E">
            <w:pPr>
              <w:spacing w:before="60" w:after="60"/>
              <w:ind w:right="-69"/>
              <w:rPr>
                <w:bCs/>
                <w:sz w:val="20"/>
                <w:szCs w:val="20"/>
              </w:rPr>
            </w:pPr>
          </w:p>
        </w:tc>
        <w:tc>
          <w:tcPr>
            <w:tcW w:w="567" w:type="dxa"/>
          </w:tcPr>
          <w:p w14:paraId="748A2FD4" w14:textId="77777777" w:rsidR="008E5FA3" w:rsidRPr="000D573F" w:rsidRDefault="008E5FA3" w:rsidP="005D028E">
            <w:pPr>
              <w:spacing w:before="60" w:after="60"/>
              <w:ind w:right="-69"/>
              <w:rPr>
                <w:bCs/>
                <w:sz w:val="20"/>
                <w:szCs w:val="20"/>
              </w:rPr>
            </w:pPr>
          </w:p>
        </w:tc>
      </w:tr>
      <w:tr w:rsidR="008E5FA3" w:rsidRPr="000862A7" w14:paraId="34C31565" w14:textId="77777777" w:rsidTr="007757AC">
        <w:trPr>
          <w:trHeight w:val="267"/>
        </w:trPr>
        <w:tc>
          <w:tcPr>
            <w:tcW w:w="9498" w:type="dxa"/>
            <w:gridSpan w:val="7"/>
            <w:tcBorders>
              <w:top w:val="single" w:sz="4" w:space="0" w:color="auto"/>
              <w:bottom w:val="single" w:sz="4" w:space="0" w:color="auto"/>
            </w:tcBorders>
          </w:tcPr>
          <w:p w14:paraId="36B74348" w14:textId="77777777" w:rsidR="008E5FA3" w:rsidRPr="000862A7" w:rsidRDefault="008E5FA3" w:rsidP="005D028E">
            <w:pPr>
              <w:keepNext/>
              <w:keepLines/>
              <w:spacing w:before="60" w:after="60"/>
              <w:ind w:right="419"/>
              <w:rPr>
                <w:sz w:val="20"/>
                <w:szCs w:val="20"/>
              </w:rPr>
            </w:pPr>
            <w:r w:rsidRPr="000862A7">
              <w:rPr>
                <w:sz w:val="20"/>
                <w:szCs w:val="20"/>
              </w:rPr>
              <w:lastRenderedPageBreak/>
              <w:t>Quantitative variables are expressed as median (interquartile range [IQR]), and qualitative variables are expressed as frequencies and percentages.</w:t>
            </w:r>
          </w:p>
          <w:p w14:paraId="2F9CFDD8" w14:textId="77777777" w:rsidR="008E5FA3" w:rsidRPr="000862A7" w:rsidRDefault="008E5FA3" w:rsidP="005D028E">
            <w:pPr>
              <w:spacing w:before="60" w:after="60"/>
              <w:rPr>
                <w:sz w:val="20"/>
                <w:szCs w:val="20"/>
              </w:rPr>
            </w:pPr>
            <w:r w:rsidRPr="000862A7">
              <w:rPr>
                <w:sz w:val="20"/>
                <w:szCs w:val="20"/>
              </w:rPr>
              <w:t xml:space="preserve">ASA, American Society of Anesthesiologists; BMI, body mass index; CRP, C-reactive </w:t>
            </w:r>
            <w:proofErr w:type="spellStart"/>
            <w:proofErr w:type="gramStart"/>
            <w:r w:rsidRPr="000862A7">
              <w:rPr>
                <w:sz w:val="20"/>
                <w:szCs w:val="20"/>
              </w:rPr>
              <w:t>protein;SD</w:t>
            </w:r>
            <w:proofErr w:type="spellEnd"/>
            <w:proofErr w:type="gramEnd"/>
            <w:r w:rsidRPr="000862A7">
              <w:rPr>
                <w:sz w:val="20"/>
                <w:szCs w:val="20"/>
              </w:rPr>
              <w:t>, standard deviation.</w:t>
            </w:r>
          </w:p>
        </w:tc>
      </w:tr>
      <w:tr w:rsidR="008E5FA3" w:rsidRPr="000862A7" w14:paraId="2E192067" w14:textId="77777777" w:rsidTr="007757AC">
        <w:trPr>
          <w:trHeight w:val="267"/>
        </w:trPr>
        <w:tc>
          <w:tcPr>
            <w:tcW w:w="9498" w:type="dxa"/>
            <w:gridSpan w:val="7"/>
            <w:tcBorders>
              <w:top w:val="single" w:sz="4" w:space="0" w:color="auto"/>
              <w:bottom w:val="single" w:sz="4" w:space="0" w:color="auto"/>
            </w:tcBorders>
          </w:tcPr>
          <w:p w14:paraId="3B1899EF" w14:textId="77777777" w:rsidR="008E5FA3" w:rsidRPr="000862A7" w:rsidRDefault="008E5FA3" w:rsidP="005D028E">
            <w:pPr>
              <w:keepNext/>
              <w:keepLines/>
              <w:spacing w:before="60" w:after="60"/>
              <w:ind w:right="419"/>
              <w:rPr>
                <w:sz w:val="20"/>
                <w:szCs w:val="20"/>
              </w:rPr>
            </w:pPr>
            <w:r w:rsidRPr="000862A7">
              <w:rPr>
                <w:sz w:val="20"/>
                <w:szCs w:val="20"/>
              </w:rPr>
              <w:t xml:space="preserve">*Statistically significant differences. </w:t>
            </w:r>
          </w:p>
          <w:p w14:paraId="39D64249" w14:textId="77777777" w:rsidR="008E5FA3" w:rsidRPr="000862A7" w:rsidRDefault="008E5FA3" w:rsidP="005D028E">
            <w:pPr>
              <w:keepNext/>
              <w:keepLines/>
              <w:spacing w:before="60" w:after="60"/>
              <w:ind w:right="419"/>
              <w:rPr>
                <w:sz w:val="20"/>
                <w:szCs w:val="20"/>
              </w:rPr>
            </w:pPr>
            <w:r w:rsidRPr="000862A7">
              <w:rPr>
                <w:sz w:val="20"/>
                <w:szCs w:val="20"/>
              </w:rPr>
              <w:t>†</w:t>
            </w:r>
          </w:p>
          <w:p w14:paraId="6BB9C9E7" w14:textId="77777777" w:rsidR="008E5FA3" w:rsidRPr="000862A7" w:rsidRDefault="008E5FA3" w:rsidP="005D028E">
            <w:pPr>
              <w:keepNext/>
              <w:keepLines/>
              <w:spacing w:before="60" w:after="60"/>
              <w:ind w:right="419"/>
              <w:rPr>
                <w:sz w:val="20"/>
                <w:szCs w:val="20"/>
              </w:rPr>
            </w:pPr>
            <w:r w:rsidRPr="000862A7">
              <w:rPr>
                <w:sz w:val="20"/>
                <w:szCs w:val="20"/>
              </w:rPr>
              <w:t xml:space="preserve">‡ </w:t>
            </w:r>
          </w:p>
          <w:p w14:paraId="51838586" w14:textId="77777777" w:rsidR="008E5FA3" w:rsidRPr="000862A7" w:rsidRDefault="008E5FA3" w:rsidP="005D028E">
            <w:pPr>
              <w:keepNext/>
              <w:keepLines/>
              <w:spacing w:before="60" w:after="60"/>
              <w:ind w:right="419"/>
              <w:rPr>
                <w:sz w:val="20"/>
                <w:szCs w:val="20"/>
              </w:rPr>
            </w:pPr>
            <w:r w:rsidRPr="000862A7">
              <w:rPr>
                <w:sz w:val="20"/>
                <w:szCs w:val="20"/>
              </w:rPr>
              <w:t xml:space="preserve">§ </w:t>
            </w:r>
          </w:p>
          <w:p w14:paraId="3DA64105" w14:textId="77777777" w:rsidR="008E5FA3" w:rsidRPr="000862A7" w:rsidRDefault="008E5FA3" w:rsidP="005D028E">
            <w:pPr>
              <w:keepNext/>
              <w:keepLines/>
              <w:spacing w:before="60" w:after="60"/>
              <w:ind w:right="419"/>
              <w:rPr>
                <w:sz w:val="20"/>
                <w:szCs w:val="20"/>
              </w:rPr>
            </w:pPr>
            <w:r w:rsidRPr="000862A7">
              <w:rPr>
                <w:sz w:val="20"/>
                <w:szCs w:val="20"/>
              </w:rPr>
              <w:t>||</w:t>
            </w:r>
          </w:p>
        </w:tc>
      </w:tr>
      <w:tr w:rsidR="008E5FA3" w:rsidRPr="000862A7" w14:paraId="44A1A541" w14:textId="77777777" w:rsidTr="007757AC">
        <w:trPr>
          <w:trHeight w:val="267"/>
        </w:trPr>
        <w:tc>
          <w:tcPr>
            <w:tcW w:w="9498" w:type="dxa"/>
            <w:gridSpan w:val="7"/>
            <w:tcBorders>
              <w:top w:val="single" w:sz="4" w:space="0" w:color="auto"/>
              <w:bottom w:val="single" w:sz="4" w:space="0" w:color="auto"/>
            </w:tcBorders>
          </w:tcPr>
          <w:p w14:paraId="14FCE31E" w14:textId="77777777" w:rsidR="008E5FA3" w:rsidRPr="000862A7" w:rsidRDefault="008E5FA3" w:rsidP="005D028E">
            <w:pPr>
              <w:keepNext/>
              <w:keepLines/>
              <w:spacing w:before="60" w:after="60"/>
              <w:ind w:right="419"/>
              <w:rPr>
                <w:sz w:val="20"/>
                <w:szCs w:val="20"/>
              </w:rPr>
            </w:pPr>
          </w:p>
        </w:tc>
      </w:tr>
    </w:tbl>
    <w:p w14:paraId="46978E28" w14:textId="77777777" w:rsidR="001E33C7" w:rsidRPr="006F1D1D" w:rsidRDefault="001E33C7" w:rsidP="00184D03">
      <w:pPr>
        <w:spacing w:line="480" w:lineRule="auto"/>
        <w:ind w:right="419"/>
        <w:rPr>
          <w:b/>
        </w:rPr>
      </w:pPr>
    </w:p>
    <w:p w14:paraId="7D821F14" w14:textId="77777777" w:rsidR="001E33C7" w:rsidRPr="006F1D1D" w:rsidRDefault="001E33C7" w:rsidP="00184D03">
      <w:pPr>
        <w:spacing w:line="480" w:lineRule="auto"/>
        <w:ind w:right="419"/>
        <w:rPr>
          <w:b/>
        </w:rPr>
      </w:pPr>
    </w:p>
    <w:p w14:paraId="4B13CF90" w14:textId="77777777" w:rsidR="00311966" w:rsidRPr="006F1D1D" w:rsidRDefault="00311966" w:rsidP="00184D03">
      <w:pPr>
        <w:spacing w:line="480" w:lineRule="auto"/>
        <w:ind w:right="419"/>
        <w:rPr>
          <w:b/>
        </w:rPr>
      </w:pPr>
    </w:p>
    <w:p w14:paraId="7E01BACC" w14:textId="77777777" w:rsidR="003D163A" w:rsidRPr="006F1D1D" w:rsidRDefault="003D163A" w:rsidP="00145006">
      <w:pPr>
        <w:spacing w:line="480" w:lineRule="auto"/>
        <w:ind w:right="419"/>
        <w:rPr>
          <w:b/>
        </w:rPr>
      </w:pPr>
    </w:p>
    <w:p w14:paraId="520E93F7" w14:textId="77777777" w:rsidR="00311966" w:rsidRPr="006F1D1D" w:rsidRDefault="00311966" w:rsidP="00145006">
      <w:pPr>
        <w:ind w:right="419"/>
        <w:rPr>
          <w:b/>
        </w:rPr>
      </w:pPr>
      <w:r w:rsidRPr="006F1D1D">
        <w:rPr>
          <w:b/>
        </w:rPr>
        <w:br w:type="page"/>
      </w:r>
    </w:p>
    <w:p w14:paraId="3EFB12BD" w14:textId="71EE6C1B" w:rsidR="00311966" w:rsidRPr="006F1D1D" w:rsidRDefault="00311966" w:rsidP="00145006">
      <w:pPr>
        <w:spacing w:line="480" w:lineRule="auto"/>
        <w:ind w:right="419"/>
        <w:rPr>
          <w:b/>
        </w:rPr>
      </w:pPr>
      <w:r w:rsidRPr="006F1D1D">
        <w:rPr>
          <w:b/>
        </w:rPr>
        <w:lastRenderedPageBreak/>
        <w:t xml:space="preserve">Table </w:t>
      </w:r>
      <w:proofErr w:type="gramStart"/>
      <w:r w:rsidRPr="006F1D1D">
        <w:rPr>
          <w:b/>
        </w:rPr>
        <w:t>2 :</w:t>
      </w:r>
      <w:proofErr w:type="gramEnd"/>
      <w:r w:rsidRPr="006F1D1D">
        <w:rPr>
          <w:b/>
        </w:rPr>
        <w:t xml:space="preserve"> Intraoperative outcomes of propensity-score matched patients</w:t>
      </w:r>
    </w:p>
    <w:tbl>
      <w:tblPr>
        <w:tblW w:w="9450" w:type="dxa"/>
        <w:tblLayout w:type="fixed"/>
        <w:tblLook w:val="0600" w:firstRow="0" w:lastRow="0" w:firstColumn="0" w:lastColumn="0" w:noHBand="1" w:noVBand="1"/>
      </w:tblPr>
      <w:tblGrid>
        <w:gridCol w:w="2970"/>
        <w:gridCol w:w="2550"/>
        <w:gridCol w:w="2595"/>
        <w:gridCol w:w="1335"/>
      </w:tblGrid>
      <w:tr w:rsidR="00311966" w:rsidRPr="006F1D1D" w14:paraId="50978C23" w14:textId="77777777" w:rsidTr="00DC08D1">
        <w:trPr>
          <w:trHeight w:val="724"/>
        </w:trPr>
        <w:tc>
          <w:tcPr>
            <w:tcW w:w="2970" w:type="dxa"/>
            <w:tcBorders>
              <w:top w:val="single" w:sz="4" w:space="0" w:color="auto"/>
              <w:bottom w:val="single" w:sz="4" w:space="0" w:color="auto"/>
            </w:tcBorders>
            <w:tcMar>
              <w:top w:w="0" w:type="dxa"/>
              <w:left w:w="60" w:type="dxa"/>
              <w:bottom w:w="0" w:type="dxa"/>
              <w:right w:w="60" w:type="dxa"/>
            </w:tcMar>
          </w:tcPr>
          <w:p w14:paraId="0F94307A" w14:textId="77777777" w:rsidR="003A67F7" w:rsidRPr="006F1D1D" w:rsidRDefault="003A67F7" w:rsidP="00145006">
            <w:pPr>
              <w:spacing w:before="60" w:after="60"/>
              <w:ind w:right="419"/>
              <w:rPr>
                <w:b/>
                <w:bCs/>
                <w:sz w:val="20"/>
                <w:szCs w:val="20"/>
              </w:rPr>
            </w:pPr>
          </w:p>
          <w:p w14:paraId="410AB5AD" w14:textId="70AA7FB3" w:rsidR="00311966" w:rsidRPr="006F1D1D" w:rsidRDefault="003A67F7" w:rsidP="00145006">
            <w:pPr>
              <w:spacing w:before="60" w:after="60"/>
              <w:ind w:right="419"/>
              <w:rPr>
                <w:b/>
                <w:bCs/>
                <w:sz w:val="20"/>
                <w:szCs w:val="20"/>
              </w:rPr>
            </w:pPr>
            <w:r w:rsidRPr="006F1D1D">
              <w:rPr>
                <w:b/>
                <w:bCs/>
                <w:sz w:val="20"/>
                <w:szCs w:val="20"/>
              </w:rPr>
              <w:t>Intra</w:t>
            </w:r>
            <w:r w:rsidR="00667D58" w:rsidRPr="006F1D1D">
              <w:rPr>
                <w:b/>
                <w:bCs/>
                <w:sz w:val="20"/>
                <w:szCs w:val="20"/>
              </w:rPr>
              <w:t>o</w:t>
            </w:r>
            <w:r w:rsidRPr="006F1D1D">
              <w:rPr>
                <w:b/>
                <w:bCs/>
                <w:sz w:val="20"/>
                <w:szCs w:val="20"/>
              </w:rPr>
              <w:t>perative outcome</w:t>
            </w:r>
          </w:p>
        </w:tc>
        <w:tc>
          <w:tcPr>
            <w:tcW w:w="2550" w:type="dxa"/>
            <w:tcBorders>
              <w:top w:val="single" w:sz="4" w:space="0" w:color="auto"/>
              <w:bottom w:val="single" w:sz="4" w:space="0" w:color="auto"/>
            </w:tcBorders>
            <w:tcMar>
              <w:top w:w="0" w:type="dxa"/>
              <w:left w:w="60" w:type="dxa"/>
              <w:bottom w:w="0" w:type="dxa"/>
              <w:right w:w="60" w:type="dxa"/>
            </w:tcMar>
          </w:tcPr>
          <w:p w14:paraId="52E87F98" w14:textId="3E7E3554" w:rsidR="00311966" w:rsidRPr="006F1D1D" w:rsidRDefault="00EC0730" w:rsidP="00145006">
            <w:pPr>
              <w:spacing w:before="60" w:after="60"/>
              <w:ind w:right="419"/>
              <w:rPr>
                <w:b/>
                <w:sz w:val="20"/>
                <w:szCs w:val="20"/>
              </w:rPr>
            </w:pPr>
            <w:r>
              <w:rPr>
                <w:b/>
                <w:sz w:val="20"/>
                <w:szCs w:val="20"/>
              </w:rPr>
              <w:t>LHP</w:t>
            </w:r>
            <w:r w:rsidR="00311966" w:rsidRPr="006F1D1D">
              <w:rPr>
                <w:b/>
                <w:sz w:val="20"/>
                <w:szCs w:val="20"/>
              </w:rPr>
              <w:t xml:space="preserve"> (N = </w:t>
            </w:r>
            <w:r>
              <w:rPr>
                <w:b/>
                <w:sz w:val="20"/>
                <w:szCs w:val="20"/>
              </w:rPr>
              <w:t>101</w:t>
            </w:r>
            <w:r w:rsidR="00311966" w:rsidRPr="006F1D1D">
              <w:rPr>
                <w:b/>
                <w:sz w:val="20"/>
                <w:szCs w:val="20"/>
              </w:rPr>
              <w:t>)</w:t>
            </w:r>
          </w:p>
        </w:tc>
        <w:tc>
          <w:tcPr>
            <w:tcW w:w="2595" w:type="dxa"/>
            <w:tcBorders>
              <w:top w:val="single" w:sz="4" w:space="0" w:color="auto"/>
              <w:bottom w:val="single" w:sz="4" w:space="0" w:color="auto"/>
            </w:tcBorders>
            <w:tcMar>
              <w:top w:w="0" w:type="dxa"/>
              <w:left w:w="60" w:type="dxa"/>
              <w:bottom w:w="0" w:type="dxa"/>
              <w:right w:w="60" w:type="dxa"/>
            </w:tcMar>
          </w:tcPr>
          <w:p w14:paraId="3C73CA94" w14:textId="49A4CB95" w:rsidR="00311966" w:rsidRPr="006F1D1D" w:rsidRDefault="00EC0730" w:rsidP="00145006">
            <w:pPr>
              <w:spacing w:before="60" w:after="60"/>
              <w:ind w:right="419"/>
              <w:rPr>
                <w:b/>
                <w:sz w:val="20"/>
                <w:szCs w:val="20"/>
              </w:rPr>
            </w:pPr>
            <w:r>
              <w:rPr>
                <w:b/>
                <w:sz w:val="20"/>
                <w:szCs w:val="20"/>
              </w:rPr>
              <w:t>OPA</w:t>
            </w:r>
            <w:r w:rsidR="00311966" w:rsidRPr="006F1D1D">
              <w:rPr>
                <w:b/>
                <w:sz w:val="20"/>
                <w:szCs w:val="20"/>
              </w:rPr>
              <w:t xml:space="preserve"> (N = </w:t>
            </w:r>
            <w:r>
              <w:rPr>
                <w:b/>
                <w:sz w:val="20"/>
                <w:szCs w:val="20"/>
              </w:rPr>
              <w:t>101</w:t>
            </w:r>
            <w:r w:rsidR="00311966" w:rsidRPr="006F1D1D">
              <w:rPr>
                <w:b/>
                <w:sz w:val="20"/>
                <w:szCs w:val="20"/>
              </w:rPr>
              <w:t>)</w:t>
            </w:r>
          </w:p>
        </w:tc>
        <w:tc>
          <w:tcPr>
            <w:tcW w:w="1335" w:type="dxa"/>
            <w:tcBorders>
              <w:top w:val="single" w:sz="4" w:space="0" w:color="auto"/>
              <w:bottom w:val="single" w:sz="4" w:space="0" w:color="auto"/>
            </w:tcBorders>
            <w:tcMar>
              <w:top w:w="0" w:type="dxa"/>
              <w:left w:w="60" w:type="dxa"/>
              <w:bottom w:w="0" w:type="dxa"/>
              <w:right w:w="60" w:type="dxa"/>
            </w:tcMar>
          </w:tcPr>
          <w:p w14:paraId="412F59DF" w14:textId="77777777" w:rsidR="00311966" w:rsidRPr="006F1D1D" w:rsidRDefault="00311966" w:rsidP="00145006">
            <w:pPr>
              <w:spacing w:before="60" w:after="60"/>
              <w:ind w:right="419"/>
              <w:rPr>
                <w:b/>
                <w:sz w:val="20"/>
                <w:szCs w:val="20"/>
              </w:rPr>
            </w:pPr>
            <w:r w:rsidRPr="006F1D1D">
              <w:rPr>
                <w:b/>
                <w:sz w:val="20"/>
                <w:szCs w:val="20"/>
              </w:rPr>
              <w:t>p-value</w:t>
            </w:r>
          </w:p>
        </w:tc>
      </w:tr>
      <w:tr w:rsidR="00DB684E" w:rsidRPr="006F1D1D" w14:paraId="79C3A7F1" w14:textId="77777777" w:rsidTr="00DC08D1">
        <w:trPr>
          <w:trHeight w:val="330"/>
        </w:trPr>
        <w:tc>
          <w:tcPr>
            <w:tcW w:w="2970" w:type="dxa"/>
            <w:tcBorders>
              <w:top w:val="single" w:sz="4" w:space="0" w:color="auto"/>
            </w:tcBorders>
            <w:tcMar>
              <w:top w:w="0" w:type="dxa"/>
              <w:left w:w="60" w:type="dxa"/>
              <w:bottom w:w="0" w:type="dxa"/>
              <w:right w:w="60" w:type="dxa"/>
            </w:tcMar>
          </w:tcPr>
          <w:p w14:paraId="60E80988" w14:textId="77777777" w:rsidR="00DB684E" w:rsidRPr="00DB684E" w:rsidRDefault="00DB684E" w:rsidP="00DB684E">
            <w:pPr>
              <w:spacing w:before="60" w:after="60"/>
              <w:ind w:right="419"/>
              <w:rPr>
                <w:sz w:val="20"/>
                <w:szCs w:val="20"/>
              </w:rPr>
            </w:pPr>
            <w:r w:rsidRPr="00DB684E">
              <w:rPr>
                <w:sz w:val="20"/>
                <w:szCs w:val="20"/>
              </w:rPr>
              <w:t>Operative time, min*</w:t>
            </w:r>
          </w:p>
        </w:tc>
        <w:tc>
          <w:tcPr>
            <w:tcW w:w="2550" w:type="dxa"/>
            <w:tcBorders>
              <w:top w:val="single" w:sz="4" w:space="0" w:color="auto"/>
            </w:tcBorders>
            <w:tcMar>
              <w:top w:w="0" w:type="dxa"/>
              <w:left w:w="60" w:type="dxa"/>
              <w:bottom w:w="0" w:type="dxa"/>
              <w:right w:w="60" w:type="dxa"/>
            </w:tcMar>
          </w:tcPr>
          <w:p w14:paraId="40C2990C" w14:textId="52887202" w:rsidR="00DB684E" w:rsidRPr="006F1D1D" w:rsidRDefault="00DB684E" w:rsidP="00DB684E">
            <w:pPr>
              <w:spacing w:before="60" w:after="60"/>
              <w:ind w:right="419"/>
              <w:rPr>
                <w:i/>
                <w:iCs/>
                <w:sz w:val="20"/>
                <w:szCs w:val="20"/>
              </w:rPr>
            </w:pPr>
            <w:r w:rsidRPr="00D21917">
              <w:rPr>
                <w:rFonts w:eastAsia="Helvetica"/>
                <w:color w:val="000000"/>
                <w:sz w:val="20"/>
                <w:szCs w:val="20"/>
              </w:rPr>
              <w:t>138 [100, 169]</w:t>
            </w:r>
          </w:p>
        </w:tc>
        <w:tc>
          <w:tcPr>
            <w:tcW w:w="2595" w:type="dxa"/>
            <w:tcBorders>
              <w:top w:val="single" w:sz="4" w:space="0" w:color="auto"/>
            </w:tcBorders>
            <w:tcMar>
              <w:top w:w="0" w:type="dxa"/>
              <w:left w:w="60" w:type="dxa"/>
              <w:bottom w:w="0" w:type="dxa"/>
              <w:right w:w="60" w:type="dxa"/>
            </w:tcMar>
          </w:tcPr>
          <w:p w14:paraId="047637C1" w14:textId="7BCA25F9" w:rsidR="00DB684E" w:rsidRPr="006F1D1D" w:rsidRDefault="00DB684E" w:rsidP="00DB684E">
            <w:pPr>
              <w:spacing w:before="60" w:after="60"/>
              <w:ind w:right="419"/>
              <w:rPr>
                <w:i/>
                <w:iCs/>
                <w:sz w:val="20"/>
                <w:szCs w:val="20"/>
              </w:rPr>
            </w:pPr>
            <w:r w:rsidRPr="00D21917">
              <w:rPr>
                <w:rFonts w:eastAsia="Helvetica"/>
                <w:color w:val="000000"/>
                <w:sz w:val="20"/>
                <w:szCs w:val="20"/>
              </w:rPr>
              <w:t>180 [120, 240]</w:t>
            </w:r>
          </w:p>
        </w:tc>
        <w:tc>
          <w:tcPr>
            <w:tcW w:w="1335" w:type="dxa"/>
            <w:tcBorders>
              <w:top w:val="single" w:sz="4" w:space="0" w:color="auto"/>
            </w:tcBorders>
            <w:tcMar>
              <w:top w:w="0" w:type="dxa"/>
              <w:left w:w="60" w:type="dxa"/>
              <w:bottom w:w="0" w:type="dxa"/>
              <w:right w:w="60" w:type="dxa"/>
            </w:tcMar>
          </w:tcPr>
          <w:p w14:paraId="4645AB26" w14:textId="7AE88982" w:rsidR="00DB684E" w:rsidRPr="006F1D1D" w:rsidRDefault="00DB684E" w:rsidP="00DB684E">
            <w:pPr>
              <w:spacing w:before="60" w:after="60"/>
              <w:ind w:right="419"/>
              <w:rPr>
                <w:i/>
                <w:iCs/>
                <w:sz w:val="20"/>
                <w:szCs w:val="20"/>
              </w:rPr>
            </w:pPr>
            <w:r w:rsidRPr="00D21917">
              <w:rPr>
                <w:rFonts w:eastAsia="Helvetica"/>
                <w:color w:val="000000"/>
                <w:sz w:val="20"/>
                <w:szCs w:val="20"/>
              </w:rPr>
              <w:t>0.065</w:t>
            </w:r>
          </w:p>
        </w:tc>
      </w:tr>
      <w:tr w:rsidR="00DB684E" w:rsidRPr="006F1D1D" w14:paraId="507F97B5" w14:textId="77777777" w:rsidTr="00DC08D1">
        <w:trPr>
          <w:trHeight w:val="315"/>
        </w:trPr>
        <w:tc>
          <w:tcPr>
            <w:tcW w:w="2970" w:type="dxa"/>
            <w:tcMar>
              <w:top w:w="0" w:type="dxa"/>
              <w:left w:w="60" w:type="dxa"/>
              <w:bottom w:w="0" w:type="dxa"/>
              <w:right w:w="60" w:type="dxa"/>
            </w:tcMar>
          </w:tcPr>
          <w:p w14:paraId="2967BBB0" w14:textId="0B84F5F0" w:rsidR="00DB684E" w:rsidRPr="00DB684E" w:rsidRDefault="00DB684E" w:rsidP="00DB684E">
            <w:pPr>
              <w:spacing w:before="60" w:after="60"/>
              <w:ind w:right="419"/>
              <w:rPr>
                <w:sz w:val="20"/>
                <w:szCs w:val="20"/>
              </w:rPr>
            </w:pPr>
            <w:r>
              <w:rPr>
                <w:sz w:val="20"/>
                <w:szCs w:val="20"/>
              </w:rPr>
              <w:t>Conversion to open surgery</w:t>
            </w:r>
            <w:r w:rsidR="00297ED9" w:rsidRPr="006F1D1D">
              <w:rPr>
                <w:sz w:val="20"/>
                <w:szCs w:val="20"/>
              </w:rPr>
              <w:t>†</w:t>
            </w:r>
          </w:p>
        </w:tc>
        <w:tc>
          <w:tcPr>
            <w:tcW w:w="2550" w:type="dxa"/>
            <w:tcMar>
              <w:top w:w="0" w:type="dxa"/>
              <w:left w:w="60" w:type="dxa"/>
              <w:bottom w:w="0" w:type="dxa"/>
              <w:right w:w="60" w:type="dxa"/>
            </w:tcMar>
          </w:tcPr>
          <w:p w14:paraId="0B980E41" w14:textId="3B2D1D55"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49 (49%)</w:t>
            </w:r>
          </w:p>
        </w:tc>
        <w:tc>
          <w:tcPr>
            <w:tcW w:w="2595" w:type="dxa"/>
            <w:tcMar>
              <w:top w:w="0" w:type="dxa"/>
              <w:left w:w="60" w:type="dxa"/>
              <w:bottom w:w="0" w:type="dxa"/>
              <w:right w:w="60" w:type="dxa"/>
            </w:tcMar>
          </w:tcPr>
          <w:p w14:paraId="636799BF" w14:textId="4CCB24AA" w:rsidR="00DB684E" w:rsidRPr="00D21917" w:rsidRDefault="00DB684E" w:rsidP="00DB684E">
            <w:pPr>
              <w:spacing w:before="60" w:after="60"/>
              <w:ind w:right="419"/>
              <w:rPr>
                <w:rFonts w:eastAsia="Helvetica"/>
                <w:color w:val="000000"/>
                <w:sz w:val="20"/>
                <w:szCs w:val="20"/>
              </w:rPr>
            </w:pPr>
            <w:r>
              <w:rPr>
                <w:rFonts w:eastAsia="Helvetica"/>
                <w:color w:val="000000"/>
                <w:sz w:val="20"/>
                <w:szCs w:val="20"/>
              </w:rPr>
              <w:t xml:space="preserve">Not concerned </w:t>
            </w:r>
          </w:p>
        </w:tc>
        <w:tc>
          <w:tcPr>
            <w:tcW w:w="1335" w:type="dxa"/>
            <w:tcMar>
              <w:top w:w="0" w:type="dxa"/>
              <w:left w:w="60" w:type="dxa"/>
              <w:bottom w:w="0" w:type="dxa"/>
              <w:right w:w="60" w:type="dxa"/>
            </w:tcMar>
          </w:tcPr>
          <w:p w14:paraId="18820ED4" w14:textId="77777777" w:rsidR="00DB684E" w:rsidRPr="00D21917" w:rsidRDefault="00DB684E" w:rsidP="00DB684E">
            <w:pPr>
              <w:spacing w:before="60" w:after="60"/>
              <w:ind w:right="419"/>
              <w:rPr>
                <w:rFonts w:eastAsia="Helvetica"/>
                <w:color w:val="000000"/>
                <w:sz w:val="20"/>
                <w:szCs w:val="20"/>
              </w:rPr>
            </w:pPr>
          </w:p>
        </w:tc>
      </w:tr>
      <w:tr w:rsidR="00DB684E" w:rsidRPr="006F1D1D" w14:paraId="461F12D3" w14:textId="77777777" w:rsidTr="00DC08D1">
        <w:trPr>
          <w:trHeight w:val="315"/>
        </w:trPr>
        <w:tc>
          <w:tcPr>
            <w:tcW w:w="2970" w:type="dxa"/>
            <w:tcMar>
              <w:top w:w="0" w:type="dxa"/>
              <w:left w:w="60" w:type="dxa"/>
              <w:bottom w:w="0" w:type="dxa"/>
              <w:right w:w="60" w:type="dxa"/>
            </w:tcMar>
          </w:tcPr>
          <w:p w14:paraId="261D8738" w14:textId="0D7FF147" w:rsidR="00DB684E" w:rsidRPr="00DB684E" w:rsidRDefault="00DB684E" w:rsidP="00DB684E">
            <w:pPr>
              <w:spacing w:before="60" w:after="60"/>
              <w:ind w:right="419"/>
              <w:rPr>
                <w:sz w:val="20"/>
                <w:szCs w:val="20"/>
              </w:rPr>
            </w:pPr>
            <w:r w:rsidRPr="00DB684E">
              <w:rPr>
                <w:sz w:val="20"/>
                <w:szCs w:val="20"/>
              </w:rPr>
              <w:t>Splenic flexure mobilization</w:t>
            </w:r>
            <w:r w:rsidR="00CE2703">
              <w:rPr>
                <w:sz w:val="20"/>
                <w:szCs w:val="20"/>
              </w:rPr>
              <w:t>*</w:t>
            </w:r>
          </w:p>
        </w:tc>
        <w:tc>
          <w:tcPr>
            <w:tcW w:w="2550" w:type="dxa"/>
            <w:tcMar>
              <w:top w:w="0" w:type="dxa"/>
              <w:left w:w="60" w:type="dxa"/>
              <w:bottom w:w="0" w:type="dxa"/>
              <w:right w:w="60" w:type="dxa"/>
            </w:tcMar>
          </w:tcPr>
          <w:p w14:paraId="55D92631" w14:textId="01C68AA3"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15 (15%)</w:t>
            </w:r>
          </w:p>
        </w:tc>
        <w:tc>
          <w:tcPr>
            <w:tcW w:w="2595" w:type="dxa"/>
            <w:tcMar>
              <w:top w:w="0" w:type="dxa"/>
              <w:left w:w="60" w:type="dxa"/>
              <w:bottom w:w="0" w:type="dxa"/>
              <w:right w:w="60" w:type="dxa"/>
            </w:tcMar>
          </w:tcPr>
          <w:p w14:paraId="069AFE25" w14:textId="38C1447D"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73 (72%)</w:t>
            </w:r>
          </w:p>
        </w:tc>
        <w:tc>
          <w:tcPr>
            <w:tcW w:w="1335" w:type="dxa"/>
            <w:tcMar>
              <w:top w:w="0" w:type="dxa"/>
              <w:left w:w="60" w:type="dxa"/>
              <w:bottom w:w="0" w:type="dxa"/>
              <w:right w:w="60" w:type="dxa"/>
            </w:tcMar>
          </w:tcPr>
          <w:p w14:paraId="03148AD7" w14:textId="4E9CA892" w:rsidR="00DB684E" w:rsidRPr="006F1D1D" w:rsidRDefault="00DB684E" w:rsidP="00DB684E">
            <w:pPr>
              <w:spacing w:before="60" w:after="60"/>
              <w:ind w:right="419"/>
              <w:rPr>
                <w:sz w:val="20"/>
                <w:szCs w:val="20"/>
              </w:rPr>
            </w:pPr>
            <w:r w:rsidRPr="00D21917">
              <w:rPr>
                <w:rFonts w:eastAsia="Helvetica"/>
                <w:color w:val="000000"/>
                <w:sz w:val="20"/>
                <w:szCs w:val="20"/>
              </w:rPr>
              <w:t>&lt;0.001</w:t>
            </w:r>
            <w:r>
              <w:rPr>
                <w:rFonts w:eastAsia="Helvetica"/>
                <w:color w:val="000000"/>
                <w:sz w:val="20"/>
                <w:szCs w:val="20"/>
              </w:rPr>
              <w:t>*</w:t>
            </w:r>
          </w:p>
        </w:tc>
      </w:tr>
      <w:tr w:rsidR="00DB684E" w:rsidRPr="006F1D1D" w14:paraId="26A3A7B8" w14:textId="77777777" w:rsidTr="00DC08D1">
        <w:trPr>
          <w:trHeight w:val="315"/>
        </w:trPr>
        <w:tc>
          <w:tcPr>
            <w:tcW w:w="2970" w:type="dxa"/>
            <w:tcMar>
              <w:top w:w="0" w:type="dxa"/>
              <w:left w:w="60" w:type="dxa"/>
              <w:bottom w:w="0" w:type="dxa"/>
              <w:right w:w="60" w:type="dxa"/>
            </w:tcMar>
          </w:tcPr>
          <w:p w14:paraId="5025E454" w14:textId="0057E985" w:rsidR="00DB684E" w:rsidRDefault="00DB684E" w:rsidP="00DB684E">
            <w:pPr>
              <w:spacing w:before="60" w:after="60"/>
              <w:ind w:right="419"/>
              <w:rPr>
                <w:sz w:val="20"/>
                <w:szCs w:val="20"/>
              </w:rPr>
            </w:pPr>
            <w:r>
              <w:rPr>
                <w:sz w:val="20"/>
                <w:szCs w:val="20"/>
              </w:rPr>
              <w:t>High IMA ligation</w:t>
            </w:r>
            <w:r w:rsidR="00CE2703">
              <w:rPr>
                <w:sz w:val="20"/>
                <w:szCs w:val="20"/>
              </w:rPr>
              <w:t>*</w:t>
            </w:r>
          </w:p>
        </w:tc>
        <w:tc>
          <w:tcPr>
            <w:tcW w:w="2550" w:type="dxa"/>
            <w:tcMar>
              <w:top w:w="0" w:type="dxa"/>
              <w:left w:w="60" w:type="dxa"/>
              <w:bottom w:w="0" w:type="dxa"/>
              <w:right w:w="60" w:type="dxa"/>
            </w:tcMar>
          </w:tcPr>
          <w:p w14:paraId="58B537EA" w14:textId="4862AC78"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5 (</w:t>
            </w:r>
            <w:r>
              <w:rPr>
                <w:rFonts w:eastAsia="Helvetica"/>
                <w:color w:val="000000"/>
                <w:sz w:val="20"/>
                <w:szCs w:val="20"/>
              </w:rPr>
              <w:t>4</w:t>
            </w:r>
            <w:r w:rsidR="00442D46">
              <w:rPr>
                <w:rFonts w:eastAsia="Helvetica"/>
                <w:color w:val="000000"/>
                <w:sz w:val="20"/>
                <w:szCs w:val="20"/>
              </w:rPr>
              <w:t>.9</w:t>
            </w:r>
            <w:r w:rsidRPr="00D21917">
              <w:rPr>
                <w:rFonts w:eastAsia="Helvetica"/>
                <w:color w:val="000000"/>
                <w:sz w:val="20"/>
                <w:szCs w:val="20"/>
              </w:rPr>
              <w:t>%)</w:t>
            </w:r>
          </w:p>
        </w:tc>
        <w:tc>
          <w:tcPr>
            <w:tcW w:w="2595" w:type="dxa"/>
            <w:tcMar>
              <w:top w:w="0" w:type="dxa"/>
              <w:left w:w="60" w:type="dxa"/>
              <w:bottom w:w="0" w:type="dxa"/>
              <w:right w:w="60" w:type="dxa"/>
            </w:tcMar>
          </w:tcPr>
          <w:p w14:paraId="3B2EFE33" w14:textId="0D5E67DC"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14 (1</w:t>
            </w:r>
            <w:r>
              <w:rPr>
                <w:rFonts w:eastAsia="Helvetica"/>
                <w:color w:val="000000"/>
                <w:sz w:val="20"/>
                <w:szCs w:val="20"/>
              </w:rPr>
              <w:t>4</w:t>
            </w:r>
            <w:r w:rsidRPr="00D21917">
              <w:rPr>
                <w:rFonts w:eastAsia="Helvetica"/>
                <w:color w:val="000000"/>
                <w:sz w:val="20"/>
                <w:szCs w:val="20"/>
              </w:rPr>
              <w:t>%)</w:t>
            </w:r>
          </w:p>
        </w:tc>
        <w:tc>
          <w:tcPr>
            <w:tcW w:w="1335" w:type="dxa"/>
            <w:tcMar>
              <w:top w:w="0" w:type="dxa"/>
              <w:left w:w="60" w:type="dxa"/>
              <w:bottom w:w="0" w:type="dxa"/>
              <w:right w:w="60" w:type="dxa"/>
            </w:tcMar>
          </w:tcPr>
          <w:p w14:paraId="14DABD7A" w14:textId="6AFBC785" w:rsidR="00DB684E" w:rsidRPr="006F1D1D" w:rsidRDefault="00DB684E" w:rsidP="00DB684E">
            <w:pPr>
              <w:spacing w:before="60" w:after="60"/>
              <w:ind w:right="419"/>
              <w:rPr>
                <w:sz w:val="20"/>
                <w:szCs w:val="20"/>
              </w:rPr>
            </w:pPr>
            <w:r w:rsidRPr="00D21917">
              <w:rPr>
                <w:rFonts w:eastAsia="Helvetica"/>
                <w:color w:val="000000"/>
                <w:sz w:val="20"/>
                <w:szCs w:val="20"/>
              </w:rPr>
              <w:t>0.003</w:t>
            </w:r>
            <w:r>
              <w:rPr>
                <w:rFonts w:eastAsia="Helvetica"/>
                <w:color w:val="000000"/>
                <w:sz w:val="20"/>
                <w:szCs w:val="20"/>
              </w:rPr>
              <w:t>*</w:t>
            </w:r>
          </w:p>
        </w:tc>
      </w:tr>
      <w:tr w:rsidR="00DB684E" w:rsidRPr="006F1D1D" w14:paraId="25B4C8E6" w14:textId="77777777" w:rsidTr="00DC08D1">
        <w:trPr>
          <w:trHeight w:val="315"/>
        </w:trPr>
        <w:tc>
          <w:tcPr>
            <w:tcW w:w="2970" w:type="dxa"/>
            <w:tcMar>
              <w:top w:w="0" w:type="dxa"/>
              <w:left w:w="60" w:type="dxa"/>
              <w:bottom w:w="0" w:type="dxa"/>
              <w:right w:w="60" w:type="dxa"/>
            </w:tcMar>
          </w:tcPr>
          <w:p w14:paraId="1220B22D" w14:textId="01FCDBA1" w:rsidR="00DB684E" w:rsidRDefault="00DB684E" w:rsidP="00DB684E">
            <w:pPr>
              <w:spacing w:before="60" w:after="60"/>
              <w:ind w:right="419"/>
              <w:rPr>
                <w:sz w:val="20"/>
                <w:szCs w:val="20"/>
              </w:rPr>
            </w:pPr>
            <w:r>
              <w:rPr>
                <w:sz w:val="20"/>
                <w:szCs w:val="20"/>
              </w:rPr>
              <w:t>Anastomose type</w:t>
            </w:r>
          </w:p>
        </w:tc>
        <w:tc>
          <w:tcPr>
            <w:tcW w:w="2550" w:type="dxa"/>
            <w:tcMar>
              <w:top w:w="0" w:type="dxa"/>
              <w:left w:w="60" w:type="dxa"/>
              <w:bottom w:w="0" w:type="dxa"/>
              <w:right w:w="60" w:type="dxa"/>
            </w:tcMar>
          </w:tcPr>
          <w:p w14:paraId="0B602B69" w14:textId="77777777" w:rsidR="00DB684E" w:rsidRPr="00D21917" w:rsidRDefault="00DB684E" w:rsidP="00DB684E">
            <w:pPr>
              <w:spacing w:before="60" w:after="60"/>
              <w:ind w:right="419"/>
              <w:rPr>
                <w:rFonts w:eastAsia="Helvetica"/>
                <w:color w:val="000000"/>
                <w:sz w:val="20"/>
                <w:szCs w:val="20"/>
              </w:rPr>
            </w:pPr>
          </w:p>
        </w:tc>
        <w:tc>
          <w:tcPr>
            <w:tcW w:w="2595" w:type="dxa"/>
            <w:tcMar>
              <w:top w:w="0" w:type="dxa"/>
              <w:left w:w="60" w:type="dxa"/>
              <w:bottom w:w="0" w:type="dxa"/>
              <w:right w:w="60" w:type="dxa"/>
            </w:tcMar>
          </w:tcPr>
          <w:p w14:paraId="036E246E" w14:textId="77777777" w:rsidR="00DB684E" w:rsidRPr="00D21917" w:rsidRDefault="00DB684E" w:rsidP="00DB684E">
            <w:pPr>
              <w:spacing w:before="60" w:after="60"/>
              <w:ind w:right="419"/>
              <w:rPr>
                <w:rFonts w:eastAsia="Helvetica"/>
                <w:color w:val="000000"/>
                <w:sz w:val="20"/>
                <w:szCs w:val="20"/>
              </w:rPr>
            </w:pPr>
          </w:p>
        </w:tc>
        <w:tc>
          <w:tcPr>
            <w:tcW w:w="1335" w:type="dxa"/>
            <w:tcMar>
              <w:top w:w="0" w:type="dxa"/>
              <w:left w:w="60" w:type="dxa"/>
              <w:bottom w:w="0" w:type="dxa"/>
              <w:right w:w="60" w:type="dxa"/>
            </w:tcMar>
          </w:tcPr>
          <w:p w14:paraId="337835CD" w14:textId="77777777" w:rsidR="00DB684E" w:rsidRPr="00D21917" w:rsidRDefault="00DB684E" w:rsidP="00DB684E">
            <w:pPr>
              <w:spacing w:before="60" w:after="60"/>
              <w:ind w:right="419"/>
              <w:rPr>
                <w:rFonts w:eastAsia="Helvetica"/>
                <w:color w:val="000000"/>
                <w:sz w:val="20"/>
                <w:szCs w:val="20"/>
              </w:rPr>
            </w:pPr>
          </w:p>
        </w:tc>
      </w:tr>
      <w:tr w:rsidR="00DB684E" w:rsidRPr="006F1D1D" w14:paraId="107C5C32" w14:textId="77777777" w:rsidTr="00DC08D1">
        <w:trPr>
          <w:trHeight w:val="315"/>
        </w:trPr>
        <w:tc>
          <w:tcPr>
            <w:tcW w:w="2970" w:type="dxa"/>
            <w:tcMar>
              <w:top w:w="0" w:type="dxa"/>
              <w:left w:w="60" w:type="dxa"/>
              <w:bottom w:w="0" w:type="dxa"/>
              <w:right w:w="60" w:type="dxa"/>
            </w:tcMar>
          </w:tcPr>
          <w:p w14:paraId="3C4542F0" w14:textId="5644F4D1" w:rsidR="00DB684E" w:rsidRDefault="00DB684E" w:rsidP="00DB684E">
            <w:pPr>
              <w:spacing w:before="60" w:after="60"/>
              <w:ind w:left="230" w:right="419"/>
              <w:rPr>
                <w:sz w:val="20"/>
                <w:szCs w:val="20"/>
              </w:rPr>
            </w:pPr>
            <w:commentRangeStart w:id="15"/>
            <w:r>
              <w:rPr>
                <w:sz w:val="20"/>
                <w:szCs w:val="20"/>
              </w:rPr>
              <w:t>Latero</w:t>
            </w:r>
            <w:r w:rsidR="00BB1940">
              <w:rPr>
                <w:sz w:val="20"/>
                <w:szCs w:val="20"/>
              </w:rPr>
              <w:t>-terminal</w:t>
            </w:r>
          </w:p>
        </w:tc>
        <w:tc>
          <w:tcPr>
            <w:tcW w:w="2550" w:type="dxa"/>
            <w:tcMar>
              <w:top w:w="0" w:type="dxa"/>
              <w:left w:w="60" w:type="dxa"/>
              <w:bottom w:w="0" w:type="dxa"/>
              <w:right w:w="60" w:type="dxa"/>
            </w:tcMar>
          </w:tcPr>
          <w:p w14:paraId="4825D764" w14:textId="38D9A69F" w:rsidR="00DB684E" w:rsidRPr="00D21917" w:rsidRDefault="00CE2703" w:rsidP="00DB684E">
            <w:pPr>
              <w:spacing w:before="60" w:after="60"/>
              <w:ind w:right="419"/>
              <w:rPr>
                <w:rFonts w:eastAsia="Helvetica"/>
                <w:color w:val="000000"/>
                <w:sz w:val="20"/>
                <w:szCs w:val="20"/>
              </w:rPr>
            </w:pPr>
            <w:r>
              <w:rPr>
                <w:rFonts w:eastAsia="Helvetica"/>
                <w:color w:val="000000"/>
                <w:sz w:val="20"/>
                <w:szCs w:val="20"/>
              </w:rPr>
              <w:t>Not concerned</w:t>
            </w:r>
          </w:p>
        </w:tc>
        <w:tc>
          <w:tcPr>
            <w:tcW w:w="2595" w:type="dxa"/>
            <w:tcMar>
              <w:top w:w="0" w:type="dxa"/>
              <w:left w:w="60" w:type="dxa"/>
              <w:bottom w:w="0" w:type="dxa"/>
              <w:right w:w="60" w:type="dxa"/>
            </w:tcMar>
          </w:tcPr>
          <w:p w14:paraId="6EC4E7E0" w14:textId="55E7EF35"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60 (</w:t>
            </w:r>
            <w:r>
              <w:rPr>
                <w:rFonts w:eastAsia="Helvetica"/>
                <w:color w:val="000000"/>
                <w:sz w:val="20"/>
                <w:szCs w:val="20"/>
              </w:rPr>
              <w:t>59</w:t>
            </w:r>
            <w:r w:rsidRPr="00D21917">
              <w:rPr>
                <w:rFonts w:eastAsia="Helvetica"/>
                <w:color w:val="000000"/>
                <w:sz w:val="20"/>
                <w:szCs w:val="20"/>
              </w:rPr>
              <w:t>%)</w:t>
            </w:r>
            <w:commentRangeEnd w:id="15"/>
            <w:r w:rsidR="001D2F64">
              <w:rPr>
                <w:rStyle w:val="CommentReference"/>
              </w:rPr>
              <w:commentReference w:id="15"/>
            </w:r>
          </w:p>
        </w:tc>
        <w:tc>
          <w:tcPr>
            <w:tcW w:w="1335" w:type="dxa"/>
            <w:tcMar>
              <w:top w:w="0" w:type="dxa"/>
              <w:left w:w="60" w:type="dxa"/>
              <w:bottom w:w="0" w:type="dxa"/>
              <w:right w:w="60" w:type="dxa"/>
            </w:tcMar>
          </w:tcPr>
          <w:p w14:paraId="13006055" w14:textId="77777777" w:rsidR="00DB684E" w:rsidRPr="00D21917" w:rsidRDefault="00DB684E" w:rsidP="00DB684E">
            <w:pPr>
              <w:spacing w:before="60" w:after="60"/>
              <w:ind w:right="419"/>
              <w:rPr>
                <w:rFonts w:eastAsia="Helvetica"/>
                <w:color w:val="000000"/>
                <w:sz w:val="20"/>
                <w:szCs w:val="20"/>
              </w:rPr>
            </w:pPr>
          </w:p>
        </w:tc>
      </w:tr>
      <w:tr w:rsidR="00DB684E" w:rsidRPr="006F1D1D" w14:paraId="008D89A2" w14:textId="77777777" w:rsidTr="00DC08D1">
        <w:trPr>
          <w:trHeight w:val="315"/>
        </w:trPr>
        <w:tc>
          <w:tcPr>
            <w:tcW w:w="2970" w:type="dxa"/>
            <w:tcMar>
              <w:top w:w="0" w:type="dxa"/>
              <w:left w:w="60" w:type="dxa"/>
              <w:bottom w:w="0" w:type="dxa"/>
              <w:right w:w="60" w:type="dxa"/>
            </w:tcMar>
          </w:tcPr>
          <w:p w14:paraId="40F87D2D" w14:textId="38580372" w:rsidR="00DB684E" w:rsidRDefault="00DB684E" w:rsidP="00DB684E">
            <w:pPr>
              <w:spacing w:before="60" w:after="60"/>
              <w:ind w:left="230" w:right="419"/>
              <w:rPr>
                <w:sz w:val="20"/>
                <w:szCs w:val="20"/>
              </w:rPr>
            </w:pPr>
            <w:proofErr w:type="spellStart"/>
            <w:r>
              <w:rPr>
                <w:sz w:val="20"/>
                <w:szCs w:val="20"/>
              </w:rPr>
              <w:t>Termino</w:t>
            </w:r>
            <w:proofErr w:type="spellEnd"/>
            <w:r w:rsidR="00BB1940">
              <w:rPr>
                <w:sz w:val="20"/>
                <w:szCs w:val="20"/>
              </w:rPr>
              <w:t>-</w:t>
            </w:r>
            <w:r>
              <w:rPr>
                <w:sz w:val="20"/>
                <w:szCs w:val="20"/>
              </w:rPr>
              <w:t>terminal</w:t>
            </w:r>
          </w:p>
        </w:tc>
        <w:tc>
          <w:tcPr>
            <w:tcW w:w="2550" w:type="dxa"/>
            <w:tcMar>
              <w:top w:w="0" w:type="dxa"/>
              <w:left w:w="60" w:type="dxa"/>
              <w:bottom w:w="0" w:type="dxa"/>
              <w:right w:w="60" w:type="dxa"/>
            </w:tcMar>
          </w:tcPr>
          <w:p w14:paraId="17E6FE44" w14:textId="10D9F54F" w:rsidR="00DB684E" w:rsidRPr="00D21917" w:rsidRDefault="00CE2703" w:rsidP="00DB684E">
            <w:pPr>
              <w:spacing w:before="60" w:after="60"/>
              <w:ind w:right="419"/>
              <w:rPr>
                <w:rFonts w:eastAsia="Helvetica"/>
                <w:color w:val="000000"/>
                <w:sz w:val="20"/>
                <w:szCs w:val="20"/>
              </w:rPr>
            </w:pPr>
            <w:r>
              <w:rPr>
                <w:rFonts w:eastAsia="Helvetica"/>
                <w:color w:val="000000"/>
                <w:sz w:val="20"/>
                <w:szCs w:val="20"/>
              </w:rPr>
              <w:t>Not concerned</w:t>
            </w:r>
          </w:p>
        </w:tc>
        <w:tc>
          <w:tcPr>
            <w:tcW w:w="2595" w:type="dxa"/>
            <w:tcMar>
              <w:top w:w="0" w:type="dxa"/>
              <w:left w:w="60" w:type="dxa"/>
              <w:bottom w:w="0" w:type="dxa"/>
              <w:right w:w="60" w:type="dxa"/>
            </w:tcMar>
          </w:tcPr>
          <w:p w14:paraId="13B54528" w14:textId="212F7473" w:rsidR="00DB684E" w:rsidRPr="00D21917" w:rsidRDefault="00DB684E" w:rsidP="00DB684E">
            <w:pPr>
              <w:spacing w:before="60" w:after="60"/>
              <w:ind w:right="419"/>
              <w:rPr>
                <w:rFonts w:eastAsia="Helvetica"/>
                <w:color w:val="000000"/>
                <w:sz w:val="20"/>
                <w:szCs w:val="20"/>
              </w:rPr>
            </w:pPr>
            <w:r>
              <w:rPr>
                <w:rFonts w:eastAsia="Helvetica"/>
                <w:color w:val="000000"/>
                <w:sz w:val="20"/>
                <w:szCs w:val="20"/>
              </w:rPr>
              <w:t>32 (32%)</w:t>
            </w:r>
          </w:p>
        </w:tc>
        <w:tc>
          <w:tcPr>
            <w:tcW w:w="1335" w:type="dxa"/>
            <w:tcMar>
              <w:top w:w="0" w:type="dxa"/>
              <w:left w:w="60" w:type="dxa"/>
              <w:bottom w:w="0" w:type="dxa"/>
              <w:right w:w="60" w:type="dxa"/>
            </w:tcMar>
          </w:tcPr>
          <w:p w14:paraId="2C2AC9D4" w14:textId="77777777" w:rsidR="00DB684E" w:rsidRPr="00D21917" w:rsidRDefault="00DB684E" w:rsidP="00DB684E">
            <w:pPr>
              <w:spacing w:before="60" w:after="60"/>
              <w:ind w:right="419"/>
              <w:rPr>
                <w:rFonts w:eastAsia="Helvetica"/>
                <w:color w:val="000000"/>
                <w:sz w:val="20"/>
                <w:szCs w:val="20"/>
              </w:rPr>
            </w:pPr>
          </w:p>
        </w:tc>
      </w:tr>
      <w:tr w:rsidR="00DB684E" w:rsidRPr="006F1D1D" w14:paraId="34DEEACB" w14:textId="77777777" w:rsidTr="00DC08D1">
        <w:trPr>
          <w:trHeight w:val="315"/>
        </w:trPr>
        <w:tc>
          <w:tcPr>
            <w:tcW w:w="2970" w:type="dxa"/>
            <w:tcMar>
              <w:top w:w="0" w:type="dxa"/>
              <w:left w:w="60" w:type="dxa"/>
              <w:bottom w:w="0" w:type="dxa"/>
              <w:right w:w="60" w:type="dxa"/>
            </w:tcMar>
          </w:tcPr>
          <w:p w14:paraId="320F012D" w14:textId="6563426D" w:rsidR="00DB684E" w:rsidRDefault="00DB684E" w:rsidP="00DB684E">
            <w:pPr>
              <w:spacing w:before="60" w:after="60"/>
              <w:ind w:right="419"/>
              <w:rPr>
                <w:sz w:val="20"/>
                <w:szCs w:val="20"/>
              </w:rPr>
            </w:pPr>
            <w:r>
              <w:rPr>
                <w:sz w:val="20"/>
                <w:szCs w:val="20"/>
              </w:rPr>
              <w:t>Transfusion</w:t>
            </w:r>
          </w:p>
        </w:tc>
        <w:tc>
          <w:tcPr>
            <w:tcW w:w="2550" w:type="dxa"/>
            <w:tcMar>
              <w:top w:w="0" w:type="dxa"/>
              <w:left w:w="60" w:type="dxa"/>
              <w:bottom w:w="0" w:type="dxa"/>
              <w:right w:w="60" w:type="dxa"/>
            </w:tcMar>
          </w:tcPr>
          <w:p w14:paraId="04ACF138" w14:textId="2BF6E12C" w:rsidR="00DB684E" w:rsidRPr="00D21917" w:rsidRDefault="00DB684E" w:rsidP="00DB684E">
            <w:pPr>
              <w:spacing w:before="60" w:after="60"/>
              <w:ind w:right="419"/>
              <w:rPr>
                <w:rFonts w:eastAsia="Helvetica"/>
                <w:color w:val="000000"/>
                <w:sz w:val="20"/>
                <w:szCs w:val="20"/>
              </w:rPr>
            </w:pPr>
            <w:r w:rsidRPr="00D21917">
              <w:rPr>
                <w:rFonts w:eastAsia="Helvetica"/>
                <w:color w:val="000000"/>
                <w:sz w:val="20"/>
                <w:szCs w:val="20"/>
              </w:rPr>
              <w:t>3 (3.3%)</w:t>
            </w:r>
          </w:p>
        </w:tc>
        <w:tc>
          <w:tcPr>
            <w:tcW w:w="2595" w:type="dxa"/>
            <w:tcMar>
              <w:top w:w="0" w:type="dxa"/>
              <w:left w:w="60" w:type="dxa"/>
              <w:bottom w:w="0" w:type="dxa"/>
              <w:right w:w="60" w:type="dxa"/>
            </w:tcMar>
          </w:tcPr>
          <w:p w14:paraId="79AEAAF6" w14:textId="392932A5" w:rsidR="00DB684E" w:rsidRDefault="00DB684E" w:rsidP="00DB684E">
            <w:pPr>
              <w:spacing w:before="60" w:after="60"/>
              <w:ind w:right="419"/>
              <w:rPr>
                <w:rFonts w:eastAsia="Helvetica"/>
                <w:color w:val="000000"/>
                <w:sz w:val="20"/>
                <w:szCs w:val="20"/>
              </w:rPr>
            </w:pPr>
            <w:r w:rsidRPr="00D21917">
              <w:rPr>
                <w:rFonts w:eastAsia="Helvetica"/>
                <w:color w:val="000000"/>
                <w:sz w:val="20"/>
                <w:szCs w:val="20"/>
              </w:rPr>
              <w:t>4 (4.3%)</w:t>
            </w:r>
          </w:p>
        </w:tc>
        <w:tc>
          <w:tcPr>
            <w:tcW w:w="1335" w:type="dxa"/>
            <w:tcMar>
              <w:top w:w="0" w:type="dxa"/>
              <w:left w:w="60" w:type="dxa"/>
              <w:bottom w:w="0" w:type="dxa"/>
              <w:right w:w="60" w:type="dxa"/>
            </w:tcMar>
          </w:tcPr>
          <w:p w14:paraId="3CE1935B" w14:textId="7C88BFBA" w:rsidR="00DB684E" w:rsidRPr="006F1D1D" w:rsidRDefault="00DB684E" w:rsidP="00DB684E">
            <w:pPr>
              <w:spacing w:before="60" w:after="60"/>
              <w:ind w:right="419"/>
              <w:rPr>
                <w:sz w:val="20"/>
                <w:szCs w:val="20"/>
              </w:rPr>
            </w:pPr>
            <w:r w:rsidRPr="00D21917">
              <w:rPr>
                <w:rFonts w:eastAsia="Helvetica"/>
                <w:color w:val="000000"/>
                <w:sz w:val="20"/>
                <w:szCs w:val="20"/>
              </w:rPr>
              <w:t>&gt;0.9</w:t>
            </w:r>
          </w:p>
        </w:tc>
      </w:tr>
      <w:tr w:rsidR="00311966" w:rsidRPr="006F1D1D" w14:paraId="54F53A0C" w14:textId="77777777" w:rsidTr="00DB684E">
        <w:trPr>
          <w:trHeight w:val="315"/>
        </w:trPr>
        <w:tc>
          <w:tcPr>
            <w:tcW w:w="9450" w:type="dxa"/>
            <w:gridSpan w:val="4"/>
            <w:tcBorders>
              <w:top w:val="single" w:sz="4" w:space="0" w:color="auto"/>
              <w:bottom w:val="single" w:sz="4" w:space="0" w:color="auto"/>
            </w:tcBorders>
            <w:tcMar>
              <w:top w:w="0" w:type="dxa"/>
              <w:left w:w="60" w:type="dxa"/>
              <w:bottom w:w="0" w:type="dxa"/>
              <w:right w:w="60" w:type="dxa"/>
            </w:tcMar>
          </w:tcPr>
          <w:p w14:paraId="73AB027C" w14:textId="77777777" w:rsidR="00311966" w:rsidRDefault="00311966" w:rsidP="00145006">
            <w:pPr>
              <w:spacing w:before="60" w:after="60"/>
              <w:ind w:right="419"/>
              <w:rPr>
                <w:sz w:val="20"/>
                <w:szCs w:val="20"/>
              </w:rPr>
            </w:pPr>
            <w:r w:rsidRPr="006F1D1D">
              <w:rPr>
                <w:sz w:val="20"/>
                <w:szCs w:val="20"/>
              </w:rPr>
              <w:t>Quantitative variables are expressed as median (interquartile range [IQR]), and qualitative variables are expressed as frequencies and percentages.</w:t>
            </w:r>
          </w:p>
          <w:p w14:paraId="046294DB" w14:textId="6A750D00" w:rsidR="00DB684E" w:rsidRPr="006F1D1D" w:rsidRDefault="00DB684E" w:rsidP="00145006">
            <w:pPr>
              <w:spacing w:before="60" w:after="60"/>
              <w:ind w:right="419"/>
              <w:rPr>
                <w:sz w:val="20"/>
                <w:szCs w:val="20"/>
              </w:rPr>
            </w:pPr>
            <w:r>
              <w:rPr>
                <w:sz w:val="20"/>
                <w:szCs w:val="20"/>
              </w:rPr>
              <w:t>IMA, Inferior Mesentery Artery</w:t>
            </w:r>
          </w:p>
        </w:tc>
      </w:tr>
      <w:tr w:rsidR="00311966" w:rsidRPr="006F1D1D" w14:paraId="2AD30839" w14:textId="77777777" w:rsidTr="00DB684E">
        <w:trPr>
          <w:trHeight w:val="315"/>
        </w:trPr>
        <w:tc>
          <w:tcPr>
            <w:tcW w:w="9450" w:type="dxa"/>
            <w:gridSpan w:val="4"/>
            <w:tcBorders>
              <w:top w:val="single" w:sz="4" w:space="0" w:color="auto"/>
            </w:tcBorders>
            <w:tcMar>
              <w:top w:w="0" w:type="dxa"/>
              <w:left w:w="60" w:type="dxa"/>
              <w:bottom w:w="0" w:type="dxa"/>
              <w:right w:w="60" w:type="dxa"/>
            </w:tcMar>
          </w:tcPr>
          <w:p w14:paraId="250ACFCF" w14:textId="4ECEFD6E" w:rsidR="00311966" w:rsidRPr="006F1D1D" w:rsidRDefault="00311966" w:rsidP="00145006">
            <w:pPr>
              <w:spacing w:before="60" w:after="60"/>
              <w:ind w:right="419"/>
              <w:rPr>
                <w:sz w:val="20"/>
                <w:szCs w:val="20"/>
              </w:rPr>
            </w:pPr>
            <w:r w:rsidRPr="006F1D1D">
              <w:rPr>
                <w:sz w:val="20"/>
                <w:szCs w:val="20"/>
              </w:rPr>
              <w:t xml:space="preserve">* Statistically significant differences. </w:t>
            </w:r>
            <w:r w:rsidRPr="006F1D1D">
              <w:rPr>
                <w:sz w:val="20"/>
                <w:szCs w:val="20"/>
              </w:rPr>
              <w:br/>
              <w:t>† Reasons for conversion are</w:t>
            </w:r>
            <w:r w:rsidR="00CE2703">
              <w:rPr>
                <w:sz w:val="20"/>
                <w:szCs w:val="20"/>
              </w:rPr>
              <w:t xml:space="preserve"> unknown as they were not collected in the database. </w:t>
            </w:r>
          </w:p>
        </w:tc>
      </w:tr>
    </w:tbl>
    <w:p w14:paraId="1896A7DD" w14:textId="0CBE3BE0" w:rsidR="006B3587" w:rsidRPr="006F1D1D" w:rsidRDefault="006B3587" w:rsidP="00145006">
      <w:pPr>
        <w:ind w:right="419"/>
        <w:rPr>
          <w:sz w:val="22"/>
          <w:szCs w:val="22"/>
        </w:rPr>
      </w:pPr>
    </w:p>
    <w:p w14:paraId="4FDB5A74" w14:textId="149F65AA" w:rsidR="00894CF8" w:rsidRPr="006F1D1D" w:rsidRDefault="00894CF8" w:rsidP="00145006">
      <w:pPr>
        <w:ind w:right="419"/>
        <w:rPr>
          <w:b/>
          <w:bCs/>
        </w:rPr>
      </w:pPr>
      <w:r w:rsidRPr="006F1D1D">
        <w:rPr>
          <w:b/>
        </w:rPr>
        <w:br w:type="page"/>
      </w:r>
    </w:p>
    <w:p w14:paraId="01D1DC74" w14:textId="5C313747" w:rsidR="003B19D2" w:rsidRPr="006F1D1D" w:rsidRDefault="003B19D2" w:rsidP="00145006">
      <w:pPr>
        <w:pBdr>
          <w:top w:val="nil"/>
          <w:left w:val="nil"/>
          <w:bottom w:val="nil"/>
          <w:right w:val="nil"/>
          <w:between w:val="nil"/>
        </w:pBdr>
        <w:spacing w:line="480" w:lineRule="auto"/>
        <w:ind w:right="419"/>
        <w:rPr>
          <w:b/>
        </w:rPr>
      </w:pPr>
      <w:r w:rsidRPr="006F1D1D">
        <w:rPr>
          <w:b/>
        </w:rPr>
        <w:lastRenderedPageBreak/>
        <w:t xml:space="preserve">Table </w:t>
      </w:r>
      <w:r w:rsidR="006A251F" w:rsidRPr="006F1D1D">
        <w:rPr>
          <w:b/>
        </w:rPr>
        <w:t>3</w:t>
      </w:r>
      <w:r w:rsidR="00150709" w:rsidRPr="006F1D1D">
        <w:rPr>
          <w:b/>
        </w:rPr>
        <w:t>:</w:t>
      </w:r>
      <w:r w:rsidRPr="006F1D1D">
        <w:rPr>
          <w:b/>
        </w:rPr>
        <w:t xml:space="preserve"> Postoperative outcomes of propensity-score matched patients</w:t>
      </w:r>
    </w:p>
    <w:tbl>
      <w:tblPr>
        <w:tblStyle w:val="a1"/>
        <w:tblW w:w="9480" w:type="dxa"/>
        <w:tblInd w:w="0" w:type="dxa"/>
        <w:tblLayout w:type="fixed"/>
        <w:tblLook w:val="0600" w:firstRow="0" w:lastRow="0" w:firstColumn="0" w:lastColumn="0" w:noHBand="1" w:noVBand="1"/>
      </w:tblPr>
      <w:tblGrid>
        <w:gridCol w:w="3045"/>
        <w:gridCol w:w="2505"/>
        <w:gridCol w:w="2580"/>
        <w:gridCol w:w="1350"/>
      </w:tblGrid>
      <w:tr w:rsidR="005435BC" w:rsidRPr="006F1D1D" w14:paraId="207A1157" w14:textId="77777777" w:rsidTr="00145006">
        <w:trPr>
          <w:trHeight w:val="450"/>
        </w:trPr>
        <w:tc>
          <w:tcPr>
            <w:tcW w:w="3045" w:type="dxa"/>
            <w:tcBorders>
              <w:top w:val="single" w:sz="4" w:space="0" w:color="auto"/>
              <w:bottom w:val="single" w:sz="4" w:space="0" w:color="auto"/>
            </w:tcBorders>
            <w:tcMar>
              <w:top w:w="0" w:type="dxa"/>
              <w:left w:w="60" w:type="dxa"/>
              <w:bottom w:w="0" w:type="dxa"/>
              <w:right w:w="60" w:type="dxa"/>
            </w:tcMar>
          </w:tcPr>
          <w:p w14:paraId="126903A4" w14:textId="77777777" w:rsidR="005435BC" w:rsidRPr="006F1D1D" w:rsidRDefault="005435BC" w:rsidP="005435BC">
            <w:pPr>
              <w:spacing w:before="60" w:after="60"/>
              <w:rPr>
                <w:sz w:val="20"/>
                <w:szCs w:val="20"/>
              </w:rPr>
            </w:pPr>
          </w:p>
          <w:p w14:paraId="6E1CB3AA" w14:textId="28CE560F" w:rsidR="005435BC" w:rsidRPr="006F1D1D" w:rsidRDefault="005435BC" w:rsidP="005435BC">
            <w:pPr>
              <w:spacing w:before="60" w:after="60"/>
              <w:rPr>
                <w:b/>
                <w:bCs/>
                <w:sz w:val="20"/>
                <w:szCs w:val="20"/>
              </w:rPr>
            </w:pPr>
            <w:r w:rsidRPr="006F1D1D">
              <w:rPr>
                <w:b/>
                <w:bCs/>
                <w:sz w:val="20"/>
                <w:szCs w:val="20"/>
              </w:rPr>
              <w:t>Postoperative outcome</w:t>
            </w:r>
          </w:p>
        </w:tc>
        <w:tc>
          <w:tcPr>
            <w:tcW w:w="2505" w:type="dxa"/>
            <w:tcBorders>
              <w:top w:val="single" w:sz="4" w:space="0" w:color="auto"/>
              <w:bottom w:val="single" w:sz="4" w:space="0" w:color="auto"/>
            </w:tcBorders>
            <w:tcMar>
              <w:top w:w="0" w:type="dxa"/>
              <w:left w:w="60" w:type="dxa"/>
              <w:bottom w:w="0" w:type="dxa"/>
              <w:right w:w="60" w:type="dxa"/>
            </w:tcMar>
          </w:tcPr>
          <w:p w14:paraId="5E2571D3" w14:textId="189178B9" w:rsidR="005435BC" w:rsidRPr="006F1D1D" w:rsidRDefault="005435BC" w:rsidP="005435BC">
            <w:pPr>
              <w:spacing w:before="60" w:after="60"/>
              <w:rPr>
                <w:b/>
                <w:sz w:val="20"/>
                <w:szCs w:val="20"/>
              </w:rPr>
            </w:pPr>
            <w:r>
              <w:rPr>
                <w:b/>
                <w:sz w:val="20"/>
                <w:szCs w:val="20"/>
              </w:rPr>
              <w:t>LHP</w:t>
            </w:r>
            <w:r w:rsidRPr="006F1D1D">
              <w:rPr>
                <w:b/>
                <w:sz w:val="20"/>
                <w:szCs w:val="20"/>
              </w:rPr>
              <w:t xml:space="preserve"> (N = </w:t>
            </w:r>
            <w:r>
              <w:rPr>
                <w:b/>
                <w:sz w:val="20"/>
                <w:szCs w:val="20"/>
              </w:rPr>
              <w:t>101</w:t>
            </w:r>
            <w:r w:rsidRPr="006F1D1D">
              <w:rPr>
                <w:b/>
                <w:sz w:val="20"/>
                <w:szCs w:val="20"/>
              </w:rPr>
              <w:t>)</w:t>
            </w:r>
          </w:p>
        </w:tc>
        <w:tc>
          <w:tcPr>
            <w:tcW w:w="2580" w:type="dxa"/>
            <w:tcBorders>
              <w:top w:val="single" w:sz="4" w:space="0" w:color="auto"/>
              <w:bottom w:val="single" w:sz="4" w:space="0" w:color="auto"/>
            </w:tcBorders>
            <w:tcMar>
              <w:top w:w="0" w:type="dxa"/>
              <w:left w:w="60" w:type="dxa"/>
              <w:bottom w:w="0" w:type="dxa"/>
              <w:right w:w="60" w:type="dxa"/>
            </w:tcMar>
          </w:tcPr>
          <w:p w14:paraId="5D8C893C" w14:textId="317C75F0" w:rsidR="005435BC" w:rsidRPr="006F1D1D" w:rsidRDefault="005435BC" w:rsidP="005435BC">
            <w:pPr>
              <w:spacing w:before="60" w:after="60"/>
              <w:rPr>
                <w:b/>
                <w:sz w:val="20"/>
                <w:szCs w:val="20"/>
              </w:rPr>
            </w:pPr>
            <w:r>
              <w:rPr>
                <w:b/>
                <w:sz w:val="20"/>
                <w:szCs w:val="20"/>
              </w:rPr>
              <w:t>OPA</w:t>
            </w:r>
            <w:r w:rsidRPr="006F1D1D">
              <w:rPr>
                <w:b/>
                <w:sz w:val="20"/>
                <w:szCs w:val="20"/>
              </w:rPr>
              <w:t xml:space="preserve"> (N = </w:t>
            </w:r>
            <w:r>
              <w:rPr>
                <w:b/>
                <w:sz w:val="20"/>
                <w:szCs w:val="20"/>
              </w:rPr>
              <w:t>101</w:t>
            </w:r>
            <w:r w:rsidRPr="006F1D1D">
              <w:rPr>
                <w:b/>
                <w:sz w:val="20"/>
                <w:szCs w:val="20"/>
              </w:rPr>
              <w:t>)</w:t>
            </w:r>
          </w:p>
        </w:tc>
        <w:tc>
          <w:tcPr>
            <w:tcW w:w="1350" w:type="dxa"/>
            <w:tcBorders>
              <w:top w:val="single" w:sz="4" w:space="0" w:color="auto"/>
              <w:bottom w:val="single" w:sz="4" w:space="0" w:color="auto"/>
            </w:tcBorders>
            <w:tcMar>
              <w:top w:w="0" w:type="dxa"/>
              <w:left w:w="60" w:type="dxa"/>
              <w:bottom w:w="0" w:type="dxa"/>
              <w:right w:w="60" w:type="dxa"/>
            </w:tcMar>
          </w:tcPr>
          <w:p w14:paraId="7379BDFA" w14:textId="3E9E999E" w:rsidR="005435BC" w:rsidRPr="006F1D1D" w:rsidRDefault="005435BC" w:rsidP="005435BC">
            <w:pPr>
              <w:spacing w:before="60" w:after="60"/>
              <w:rPr>
                <w:b/>
                <w:sz w:val="20"/>
                <w:szCs w:val="20"/>
              </w:rPr>
            </w:pPr>
            <w:r w:rsidRPr="006F1D1D">
              <w:rPr>
                <w:b/>
                <w:sz w:val="20"/>
                <w:szCs w:val="20"/>
              </w:rPr>
              <w:t>p-value</w:t>
            </w:r>
          </w:p>
        </w:tc>
      </w:tr>
      <w:tr w:rsidR="005435BC" w:rsidRPr="006F1D1D" w14:paraId="0059A045" w14:textId="77777777" w:rsidTr="00CE2703">
        <w:trPr>
          <w:trHeight w:val="345"/>
        </w:trPr>
        <w:tc>
          <w:tcPr>
            <w:tcW w:w="3045" w:type="dxa"/>
            <w:tcBorders>
              <w:top w:val="single" w:sz="4" w:space="0" w:color="auto"/>
            </w:tcBorders>
            <w:tcMar>
              <w:top w:w="0" w:type="dxa"/>
              <w:left w:w="60" w:type="dxa"/>
              <w:bottom w:w="0" w:type="dxa"/>
              <w:right w:w="60" w:type="dxa"/>
            </w:tcMar>
          </w:tcPr>
          <w:p w14:paraId="05F7F147" w14:textId="29316D25" w:rsidR="005435BC" w:rsidRPr="006F1D1D" w:rsidRDefault="005435BC" w:rsidP="005435BC">
            <w:pPr>
              <w:spacing w:before="60" w:after="60"/>
              <w:rPr>
                <w:sz w:val="20"/>
                <w:szCs w:val="20"/>
              </w:rPr>
            </w:pPr>
            <w:proofErr w:type="gramStart"/>
            <w:r w:rsidRPr="000862A7">
              <w:rPr>
                <w:sz w:val="20"/>
                <w:szCs w:val="20"/>
              </w:rPr>
              <w:t>Overall</w:t>
            </w:r>
            <w:proofErr w:type="gramEnd"/>
            <w:r w:rsidRPr="000862A7">
              <w:rPr>
                <w:sz w:val="20"/>
                <w:szCs w:val="20"/>
              </w:rPr>
              <w:t xml:space="preserve"> </w:t>
            </w:r>
            <w:r>
              <w:rPr>
                <w:sz w:val="20"/>
                <w:szCs w:val="20"/>
              </w:rPr>
              <w:t>9</w:t>
            </w:r>
            <w:r w:rsidRPr="000862A7">
              <w:rPr>
                <w:sz w:val="20"/>
                <w:szCs w:val="20"/>
              </w:rPr>
              <w:t>0</w:t>
            </w:r>
            <w:r>
              <w:rPr>
                <w:sz w:val="20"/>
                <w:szCs w:val="20"/>
              </w:rPr>
              <w:t xml:space="preserve"> </w:t>
            </w:r>
            <w:r w:rsidRPr="000862A7">
              <w:rPr>
                <w:sz w:val="20"/>
                <w:szCs w:val="20"/>
              </w:rPr>
              <w:t>d</w:t>
            </w:r>
            <w:r>
              <w:rPr>
                <w:sz w:val="20"/>
                <w:szCs w:val="20"/>
              </w:rPr>
              <w:t>ays</w:t>
            </w:r>
            <w:r w:rsidRPr="000862A7">
              <w:rPr>
                <w:sz w:val="20"/>
                <w:szCs w:val="20"/>
              </w:rPr>
              <w:t xml:space="preserve"> morbidity</w:t>
            </w:r>
          </w:p>
        </w:tc>
        <w:tc>
          <w:tcPr>
            <w:tcW w:w="2505" w:type="dxa"/>
            <w:tcBorders>
              <w:top w:val="single" w:sz="4" w:space="0" w:color="auto"/>
            </w:tcBorders>
            <w:tcMar>
              <w:top w:w="0" w:type="dxa"/>
              <w:left w:w="60" w:type="dxa"/>
              <w:bottom w:w="0" w:type="dxa"/>
              <w:right w:w="60" w:type="dxa"/>
            </w:tcMar>
          </w:tcPr>
          <w:p w14:paraId="13EFECE3" w14:textId="745FFB5F" w:rsidR="005435BC" w:rsidRPr="006F1D1D" w:rsidRDefault="005435BC" w:rsidP="005435BC">
            <w:pPr>
              <w:spacing w:before="60" w:after="60"/>
              <w:rPr>
                <w:sz w:val="20"/>
                <w:szCs w:val="20"/>
              </w:rPr>
            </w:pPr>
            <w:r w:rsidRPr="008B789D">
              <w:rPr>
                <w:rFonts w:eastAsia="Helvetica"/>
                <w:color w:val="000000"/>
                <w:sz w:val="20"/>
                <w:szCs w:val="20"/>
              </w:rPr>
              <w:t>54 (53%)</w:t>
            </w:r>
          </w:p>
        </w:tc>
        <w:tc>
          <w:tcPr>
            <w:tcW w:w="2580" w:type="dxa"/>
            <w:tcBorders>
              <w:top w:val="single" w:sz="4" w:space="0" w:color="auto"/>
            </w:tcBorders>
            <w:tcMar>
              <w:top w:w="0" w:type="dxa"/>
              <w:left w:w="60" w:type="dxa"/>
              <w:bottom w:w="0" w:type="dxa"/>
              <w:right w:w="60" w:type="dxa"/>
            </w:tcMar>
          </w:tcPr>
          <w:p w14:paraId="765F8DDD" w14:textId="7BC069C4" w:rsidR="005435BC" w:rsidRPr="006F1D1D" w:rsidRDefault="005435BC" w:rsidP="005435BC">
            <w:pPr>
              <w:spacing w:before="60" w:after="60"/>
              <w:rPr>
                <w:sz w:val="20"/>
                <w:szCs w:val="20"/>
              </w:rPr>
            </w:pPr>
            <w:r w:rsidRPr="008B789D">
              <w:rPr>
                <w:rFonts w:eastAsia="Helvetica"/>
                <w:color w:val="000000"/>
                <w:sz w:val="20"/>
                <w:szCs w:val="20"/>
              </w:rPr>
              <w:t>50 (50%)</w:t>
            </w:r>
          </w:p>
        </w:tc>
        <w:tc>
          <w:tcPr>
            <w:tcW w:w="1350" w:type="dxa"/>
            <w:tcBorders>
              <w:top w:val="single" w:sz="4" w:space="0" w:color="auto"/>
            </w:tcBorders>
            <w:tcMar>
              <w:top w:w="0" w:type="dxa"/>
              <w:left w:w="60" w:type="dxa"/>
              <w:bottom w:w="0" w:type="dxa"/>
              <w:right w:w="60" w:type="dxa"/>
            </w:tcMar>
          </w:tcPr>
          <w:p w14:paraId="4AD2497A" w14:textId="527A3838" w:rsidR="005435BC" w:rsidRPr="006F1D1D" w:rsidRDefault="005435BC" w:rsidP="005435BC">
            <w:pPr>
              <w:spacing w:before="60" w:after="60"/>
              <w:rPr>
                <w:sz w:val="20"/>
                <w:szCs w:val="20"/>
              </w:rPr>
            </w:pPr>
            <w:r w:rsidRPr="008B789D">
              <w:rPr>
                <w:rFonts w:eastAsia="Helvetica"/>
                <w:color w:val="000000"/>
                <w:sz w:val="20"/>
                <w:szCs w:val="20"/>
              </w:rPr>
              <w:t>0.6</w:t>
            </w:r>
          </w:p>
        </w:tc>
      </w:tr>
      <w:tr w:rsidR="005435BC" w:rsidRPr="006F1D1D" w14:paraId="7D5FC2ED" w14:textId="77777777" w:rsidTr="00CE2703">
        <w:trPr>
          <w:trHeight w:val="345"/>
        </w:trPr>
        <w:tc>
          <w:tcPr>
            <w:tcW w:w="3045" w:type="dxa"/>
            <w:tcMar>
              <w:top w:w="0" w:type="dxa"/>
              <w:left w:w="60" w:type="dxa"/>
              <w:bottom w:w="0" w:type="dxa"/>
              <w:right w:w="60" w:type="dxa"/>
            </w:tcMar>
          </w:tcPr>
          <w:p w14:paraId="6147CF77" w14:textId="44E80AC7" w:rsidR="005435BC" w:rsidRPr="000862A7" w:rsidRDefault="005435BC" w:rsidP="005435BC">
            <w:pPr>
              <w:spacing w:before="60" w:after="60"/>
              <w:rPr>
                <w:sz w:val="20"/>
                <w:szCs w:val="20"/>
              </w:rPr>
            </w:pPr>
            <w:proofErr w:type="gramStart"/>
            <w:r w:rsidRPr="000862A7">
              <w:rPr>
                <w:sz w:val="20"/>
                <w:szCs w:val="20"/>
              </w:rPr>
              <w:t>Overall</w:t>
            </w:r>
            <w:proofErr w:type="gramEnd"/>
            <w:r w:rsidRPr="000862A7">
              <w:rPr>
                <w:sz w:val="20"/>
                <w:szCs w:val="20"/>
              </w:rPr>
              <w:t xml:space="preserve"> </w:t>
            </w:r>
            <w:r>
              <w:rPr>
                <w:sz w:val="20"/>
                <w:szCs w:val="20"/>
              </w:rPr>
              <w:t>9</w:t>
            </w:r>
            <w:r w:rsidRPr="000862A7">
              <w:rPr>
                <w:sz w:val="20"/>
                <w:szCs w:val="20"/>
              </w:rPr>
              <w:t>0</w:t>
            </w:r>
            <w:r>
              <w:rPr>
                <w:sz w:val="20"/>
                <w:szCs w:val="20"/>
              </w:rPr>
              <w:t xml:space="preserve"> </w:t>
            </w:r>
            <w:r w:rsidRPr="000862A7">
              <w:rPr>
                <w:sz w:val="20"/>
                <w:szCs w:val="20"/>
              </w:rPr>
              <w:t>d</w:t>
            </w:r>
            <w:r>
              <w:rPr>
                <w:sz w:val="20"/>
                <w:szCs w:val="20"/>
              </w:rPr>
              <w:t>ays</w:t>
            </w:r>
            <w:r w:rsidRPr="000862A7">
              <w:rPr>
                <w:sz w:val="20"/>
                <w:szCs w:val="20"/>
              </w:rPr>
              <w:t xml:space="preserve"> </w:t>
            </w:r>
            <w:r>
              <w:rPr>
                <w:sz w:val="20"/>
                <w:szCs w:val="20"/>
              </w:rPr>
              <w:t>mortality</w:t>
            </w:r>
          </w:p>
        </w:tc>
        <w:tc>
          <w:tcPr>
            <w:tcW w:w="2505" w:type="dxa"/>
            <w:tcMar>
              <w:top w:w="0" w:type="dxa"/>
              <w:left w:w="60" w:type="dxa"/>
              <w:bottom w:w="0" w:type="dxa"/>
              <w:right w:w="60" w:type="dxa"/>
            </w:tcMar>
          </w:tcPr>
          <w:p w14:paraId="1AEEE6DE" w14:textId="7D47FF57" w:rsidR="005435BC" w:rsidRPr="006F1D1D" w:rsidRDefault="005435BC" w:rsidP="005435BC">
            <w:pPr>
              <w:spacing w:before="60" w:after="60"/>
              <w:rPr>
                <w:sz w:val="20"/>
                <w:szCs w:val="20"/>
              </w:rPr>
            </w:pPr>
            <w:r w:rsidRPr="008B789D">
              <w:rPr>
                <w:rFonts w:eastAsia="Helvetica"/>
                <w:color w:val="000000"/>
                <w:sz w:val="20"/>
                <w:szCs w:val="20"/>
              </w:rPr>
              <w:t>5 (5.0%)</w:t>
            </w:r>
          </w:p>
        </w:tc>
        <w:tc>
          <w:tcPr>
            <w:tcW w:w="2580" w:type="dxa"/>
            <w:tcMar>
              <w:top w:w="0" w:type="dxa"/>
              <w:left w:w="60" w:type="dxa"/>
              <w:bottom w:w="0" w:type="dxa"/>
              <w:right w:w="60" w:type="dxa"/>
            </w:tcMar>
          </w:tcPr>
          <w:p w14:paraId="5A1B95EF" w14:textId="158DC0B6" w:rsidR="005435BC" w:rsidRPr="006F1D1D" w:rsidRDefault="005435BC" w:rsidP="005435BC">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6F53D002" w14:textId="3D70CDF3" w:rsidR="005435BC" w:rsidRPr="006F1D1D" w:rsidRDefault="005435BC" w:rsidP="005435BC">
            <w:pPr>
              <w:spacing w:before="60" w:after="60"/>
              <w:rPr>
                <w:sz w:val="20"/>
                <w:szCs w:val="20"/>
              </w:rPr>
            </w:pPr>
            <w:r w:rsidRPr="008B789D">
              <w:rPr>
                <w:rFonts w:eastAsia="Helvetica"/>
                <w:color w:val="000000"/>
                <w:sz w:val="20"/>
                <w:szCs w:val="20"/>
              </w:rPr>
              <w:t>0.5</w:t>
            </w:r>
          </w:p>
        </w:tc>
      </w:tr>
      <w:tr w:rsidR="00EC1366" w:rsidRPr="006F1D1D" w14:paraId="5D6A50CB" w14:textId="77777777" w:rsidTr="00CE2703">
        <w:trPr>
          <w:trHeight w:val="345"/>
        </w:trPr>
        <w:tc>
          <w:tcPr>
            <w:tcW w:w="3045" w:type="dxa"/>
            <w:tcMar>
              <w:top w:w="0" w:type="dxa"/>
              <w:left w:w="60" w:type="dxa"/>
              <w:bottom w:w="0" w:type="dxa"/>
              <w:right w:w="60" w:type="dxa"/>
            </w:tcMar>
          </w:tcPr>
          <w:p w14:paraId="12A2B397" w14:textId="2F12BD93" w:rsidR="00EC1366" w:rsidRPr="000862A7" w:rsidRDefault="00EC1366" w:rsidP="00EC1366">
            <w:pPr>
              <w:spacing w:before="60" w:after="60"/>
              <w:rPr>
                <w:sz w:val="20"/>
                <w:szCs w:val="20"/>
              </w:rPr>
            </w:pPr>
            <w:r>
              <w:rPr>
                <w:sz w:val="20"/>
                <w:szCs w:val="20"/>
              </w:rPr>
              <w:t>ICU hospitalization, %</w:t>
            </w:r>
          </w:p>
        </w:tc>
        <w:tc>
          <w:tcPr>
            <w:tcW w:w="2505" w:type="dxa"/>
            <w:tcMar>
              <w:top w:w="0" w:type="dxa"/>
              <w:left w:w="60" w:type="dxa"/>
              <w:bottom w:w="0" w:type="dxa"/>
              <w:right w:w="60" w:type="dxa"/>
            </w:tcMar>
          </w:tcPr>
          <w:p w14:paraId="06D074A9" w14:textId="5467CDCB"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16 (16%)</w:t>
            </w:r>
          </w:p>
        </w:tc>
        <w:tc>
          <w:tcPr>
            <w:tcW w:w="2580" w:type="dxa"/>
            <w:tcMar>
              <w:top w:w="0" w:type="dxa"/>
              <w:left w:w="60" w:type="dxa"/>
              <w:bottom w:w="0" w:type="dxa"/>
              <w:right w:w="60" w:type="dxa"/>
            </w:tcMar>
          </w:tcPr>
          <w:p w14:paraId="061831D8" w14:textId="2D4EC3C2"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11 (11%)</w:t>
            </w:r>
          </w:p>
        </w:tc>
        <w:tc>
          <w:tcPr>
            <w:tcW w:w="1350" w:type="dxa"/>
            <w:tcMar>
              <w:top w:w="0" w:type="dxa"/>
              <w:left w:w="60" w:type="dxa"/>
              <w:bottom w:w="0" w:type="dxa"/>
              <w:right w:w="60" w:type="dxa"/>
            </w:tcMar>
          </w:tcPr>
          <w:p w14:paraId="693CD2A7" w14:textId="41B8A93E"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0.3</w:t>
            </w:r>
          </w:p>
        </w:tc>
      </w:tr>
      <w:tr w:rsidR="005435BC" w:rsidRPr="006F1D1D" w14:paraId="2DD820DA" w14:textId="77777777" w:rsidTr="00CE2703">
        <w:trPr>
          <w:trHeight w:val="345"/>
        </w:trPr>
        <w:tc>
          <w:tcPr>
            <w:tcW w:w="3045" w:type="dxa"/>
            <w:tcMar>
              <w:top w:w="0" w:type="dxa"/>
              <w:left w:w="60" w:type="dxa"/>
              <w:bottom w:w="0" w:type="dxa"/>
              <w:right w:w="60" w:type="dxa"/>
            </w:tcMar>
          </w:tcPr>
          <w:p w14:paraId="70687BED" w14:textId="33FD8212" w:rsidR="005435BC" w:rsidRPr="006F1D1D" w:rsidRDefault="005435BC" w:rsidP="005435BC">
            <w:pPr>
              <w:spacing w:before="60" w:after="60"/>
              <w:rPr>
                <w:sz w:val="20"/>
                <w:szCs w:val="20"/>
              </w:rPr>
            </w:pPr>
            <w:r w:rsidRPr="000862A7">
              <w:rPr>
                <w:sz w:val="20"/>
                <w:szCs w:val="20"/>
              </w:rPr>
              <w:t>Dindo-</w:t>
            </w:r>
            <w:proofErr w:type="spellStart"/>
            <w:r w:rsidRPr="000862A7">
              <w:rPr>
                <w:sz w:val="20"/>
                <w:szCs w:val="20"/>
              </w:rPr>
              <w:t>Clavien</w:t>
            </w:r>
            <w:proofErr w:type="spellEnd"/>
          </w:p>
        </w:tc>
        <w:tc>
          <w:tcPr>
            <w:tcW w:w="2505" w:type="dxa"/>
            <w:tcMar>
              <w:top w:w="0" w:type="dxa"/>
              <w:left w:w="60" w:type="dxa"/>
              <w:bottom w:w="0" w:type="dxa"/>
              <w:right w:w="60" w:type="dxa"/>
            </w:tcMar>
          </w:tcPr>
          <w:p w14:paraId="736722AA" w14:textId="77777777" w:rsidR="005435BC" w:rsidRPr="006F1D1D" w:rsidRDefault="005435BC" w:rsidP="005435BC">
            <w:pPr>
              <w:spacing w:before="60" w:after="60"/>
              <w:rPr>
                <w:sz w:val="20"/>
                <w:szCs w:val="20"/>
              </w:rPr>
            </w:pPr>
          </w:p>
        </w:tc>
        <w:tc>
          <w:tcPr>
            <w:tcW w:w="2580" w:type="dxa"/>
            <w:tcMar>
              <w:top w:w="0" w:type="dxa"/>
              <w:left w:w="60" w:type="dxa"/>
              <w:bottom w:w="0" w:type="dxa"/>
              <w:right w:w="60" w:type="dxa"/>
            </w:tcMar>
          </w:tcPr>
          <w:p w14:paraId="56A9BF6E" w14:textId="77777777" w:rsidR="005435BC" w:rsidRPr="006F1D1D" w:rsidRDefault="005435BC" w:rsidP="005435BC">
            <w:pPr>
              <w:spacing w:before="60" w:after="60"/>
              <w:rPr>
                <w:sz w:val="20"/>
                <w:szCs w:val="20"/>
              </w:rPr>
            </w:pPr>
          </w:p>
        </w:tc>
        <w:tc>
          <w:tcPr>
            <w:tcW w:w="1350" w:type="dxa"/>
            <w:tcMar>
              <w:top w:w="0" w:type="dxa"/>
              <w:left w:w="60" w:type="dxa"/>
              <w:bottom w:w="0" w:type="dxa"/>
              <w:right w:w="60" w:type="dxa"/>
            </w:tcMar>
          </w:tcPr>
          <w:p w14:paraId="4921B98D" w14:textId="2C19FD1F" w:rsidR="005435BC" w:rsidRPr="006F1D1D" w:rsidRDefault="00A334DA" w:rsidP="005435BC">
            <w:pPr>
              <w:spacing w:before="60" w:after="60"/>
              <w:rPr>
                <w:sz w:val="20"/>
                <w:szCs w:val="20"/>
              </w:rPr>
            </w:pPr>
            <w:r>
              <w:rPr>
                <w:sz w:val="20"/>
                <w:szCs w:val="20"/>
              </w:rPr>
              <w:t>0.5</w:t>
            </w:r>
          </w:p>
        </w:tc>
      </w:tr>
      <w:tr w:rsidR="005435BC" w:rsidRPr="006F1D1D" w14:paraId="2A9F07DA" w14:textId="77777777" w:rsidTr="00CE2703">
        <w:trPr>
          <w:trHeight w:val="345"/>
        </w:trPr>
        <w:tc>
          <w:tcPr>
            <w:tcW w:w="3045" w:type="dxa"/>
            <w:tcMar>
              <w:top w:w="0" w:type="dxa"/>
              <w:left w:w="60" w:type="dxa"/>
              <w:bottom w:w="0" w:type="dxa"/>
              <w:right w:w="60" w:type="dxa"/>
            </w:tcMar>
          </w:tcPr>
          <w:p w14:paraId="639525CF" w14:textId="1F73BD2A" w:rsidR="005435BC" w:rsidRPr="006F1D1D" w:rsidRDefault="005435BC" w:rsidP="005435BC">
            <w:pPr>
              <w:spacing w:before="60" w:after="60"/>
              <w:rPr>
                <w:sz w:val="20"/>
                <w:szCs w:val="20"/>
              </w:rPr>
            </w:pPr>
            <w:r w:rsidRPr="000862A7">
              <w:rPr>
                <w:sz w:val="20"/>
                <w:szCs w:val="20"/>
              </w:rPr>
              <w:t>1</w:t>
            </w:r>
          </w:p>
        </w:tc>
        <w:tc>
          <w:tcPr>
            <w:tcW w:w="2505" w:type="dxa"/>
            <w:tcMar>
              <w:top w:w="0" w:type="dxa"/>
              <w:left w:w="60" w:type="dxa"/>
              <w:bottom w:w="0" w:type="dxa"/>
              <w:right w:w="60" w:type="dxa"/>
            </w:tcMar>
          </w:tcPr>
          <w:p w14:paraId="6BD85A73" w14:textId="678EF916" w:rsidR="005435BC" w:rsidRPr="006F1D1D" w:rsidRDefault="005435BC" w:rsidP="005435BC">
            <w:pPr>
              <w:spacing w:before="60" w:after="60"/>
              <w:rPr>
                <w:sz w:val="20"/>
                <w:szCs w:val="20"/>
              </w:rPr>
            </w:pPr>
            <w:r w:rsidRPr="008B789D">
              <w:rPr>
                <w:rFonts w:eastAsia="Helvetica"/>
                <w:color w:val="000000"/>
                <w:sz w:val="20"/>
                <w:szCs w:val="20"/>
              </w:rPr>
              <w:t>29 (29%)</w:t>
            </w:r>
          </w:p>
        </w:tc>
        <w:tc>
          <w:tcPr>
            <w:tcW w:w="2580" w:type="dxa"/>
            <w:tcMar>
              <w:top w:w="0" w:type="dxa"/>
              <w:left w:w="60" w:type="dxa"/>
              <w:bottom w:w="0" w:type="dxa"/>
              <w:right w:w="60" w:type="dxa"/>
            </w:tcMar>
          </w:tcPr>
          <w:p w14:paraId="6612EF54" w14:textId="72F6A385" w:rsidR="005435BC" w:rsidRPr="006F1D1D" w:rsidRDefault="005435BC" w:rsidP="005435BC">
            <w:pPr>
              <w:spacing w:before="60" w:after="60"/>
              <w:rPr>
                <w:sz w:val="20"/>
                <w:szCs w:val="20"/>
              </w:rPr>
            </w:pPr>
            <w:r w:rsidRPr="008B789D">
              <w:rPr>
                <w:rFonts w:eastAsia="Helvetica"/>
                <w:color w:val="000000"/>
                <w:sz w:val="20"/>
                <w:szCs w:val="20"/>
              </w:rPr>
              <w:t>34 (34%)</w:t>
            </w:r>
          </w:p>
        </w:tc>
        <w:tc>
          <w:tcPr>
            <w:tcW w:w="1350" w:type="dxa"/>
            <w:tcMar>
              <w:top w:w="0" w:type="dxa"/>
              <w:left w:w="60" w:type="dxa"/>
              <w:bottom w:w="0" w:type="dxa"/>
              <w:right w:w="60" w:type="dxa"/>
            </w:tcMar>
          </w:tcPr>
          <w:p w14:paraId="7F744599" w14:textId="77777777" w:rsidR="005435BC" w:rsidRPr="006F1D1D" w:rsidRDefault="005435BC" w:rsidP="005435BC">
            <w:pPr>
              <w:spacing w:before="60" w:after="60"/>
              <w:rPr>
                <w:sz w:val="20"/>
                <w:szCs w:val="20"/>
              </w:rPr>
            </w:pPr>
          </w:p>
        </w:tc>
      </w:tr>
      <w:tr w:rsidR="005435BC" w:rsidRPr="006F1D1D" w14:paraId="224EBA59" w14:textId="77777777" w:rsidTr="00CE2703">
        <w:trPr>
          <w:trHeight w:val="345"/>
        </w:trPr>
        <w:tc>
          <w:tcPr>
            <w:tcW w:w="3045" w:type="dxa"/>
            <w:tcMar>
              <w:top w:w="0" w:type="dxa"/>
              <w:left w:w="60" w:type="dxa"/>
              <w:bottom w:w="0" w:type="dxa"/>
              <w:right w:w="60" w:type="dxa"/>
            </w:tcMar>
          </w:tcPr>
          <w:p w14:paraId="039D10C5" w14:textId="362CB8D1" w:rsidR="005435BC" w:rsidRPr="006F1D1D" w:rsidRDefault="005435BC" w:rsidP="005435BC">
            <w:pPr>
              <w:spacing w:before="60" w:after="60"/>
              <w:rPr>
                <w:sz w:val="20"/>
                <w:szCs w:val="20"/>
              </w:rPr>
            </w:pPr>
            <w:r w:rsidRPr="000862A7">
              <w:rPr>
                <w:sz w:val="20"/>
                <w:szCs w:val="20"/>
              </w:rPr>
              <w:t>2</w:t>
            </w:r>
          </w:p>
        </w:tc>
        <w:tc>
          <w:tcPr>
            <w:tcW w:w="2505" w:type="dxa"/>
            <w:tcMar>
              <w:top w:w="0" w:type="dxa"/>
              <w:left w:w="60" w:type="dxa"/>
              <w:bottom w:w="0" w:type="dxa"/>
              <w:right w:w="60" w:type="dxa"/>
            </w:tcMar>
          </w:tcPr>
          <w:p w14:paraId="3B990C90" w14:textId="7AEC200C" w:rsidR="005435BC" w:rsidRPr="006F1D1D" w:rsidRDefault="005435BC" w:rsidP="005435BC">
            <w:pPr>
              <w:spacing w:before="60" w:after="60"/>
              <w:rPr>
                <w:sz w:val="20"/>
                <w:szCs w:val="20"/>
              </w:rPr>
            </w:pPr>
            <w:r w:rsidRPr="008B789D">
              <w:rPr>
                <w:rFonts w:eastAsia="Helvetica"/>
                <w:color w:val="000000"/>
                <w:sz w:val="20"/>
                <w:szCs w:val="20"/>
              </w:rPr>
              <w:t>24 (24%)</w:t>
            </w:r>
          </w:p>
        </w:tc>
        <w:tc>
          <w:tcPr>
            <w:tcW w:w="2580" w:type="dxa"/>
            <w:tcMar>
              <w:top w:w="0" w:type="dxa"/>
              <w:left w:w="60" w:type="dxa"/>
              <w:bottom w:w="0" w:type="dxa"/>
              <w:right w:w="60" w:type="dxa"/>
            </w:tcMar>
          </w:tcPr>
          <w:p w14:paraId="7983D696" w14:textId="4F965A6E" w:rsidR="005435BC" w:rsidRPr="006F1D1D" w:rsidRDefault="005435BC" w:rsidP="005435BC">
            <w:pPr>
              <w:spacing w:before="60" w:after="60"/>
              <w:rPr>
                <w:sz w:val="20"/>
                <w:szCs w:val="20"/>
              </w:rPr>
            </w:pPr>
            <w:r w:rsidRPr="008B789D">
              <w:rPr>
                <w:rFonts w:eastAsia="Helvetica"/>
                <w:color w:val="000000"/>
                <w:sz w:val="20"/>
                <w:szCs w:val="20"/>
              </w:rPr>
              <w:t>19 (19%)</w:t>
            </w:r>
          </w:p>
        </w:tc>
        <w:tc>
          <w:tcPr>
            <w:tcW w:w="1350" w:type="dxa"/>
            <w:tcMar>
              <w:top w:w="0" w:type="dxa"/>
              <w:left w:w="60" w:type="dxa"/>
              <w:bottom w:w="0" w:type="dxa"/>
              <w:right w:w="60" w:type="dxa"/>
            </w:tcMar>
          </w:tcPr>
          <w:p w14:paraId="51CC365F" w14:textId="77777777" w:rsidR="005435BC" w:rsidRPr="006F1D1D" w:rsidRDefault="005435BC" w:rsidP="005435BC">
            <w:pPr>
              <w:spacing w:before="60" w:after="60"/>
              <w:rPr>
                <w:sz w:val="20"/>
                <w:szCs w:val="20"/>
              </w:rPr>
            </w:pPr>
          </w:p>
        </w:tc>
      </w:tr>
      <w:tr w:rsidR="005435BC" w:rsidRPr="006F1D1D" w14:paraId="59F6248B" w14:textId="77777777" w:rsidTr="00CE2703">
        <w:trPr>
          <w:trHeight w:val="345"/>
        </w:trPr>
        <w:tc>
          <w:tcPr>
            <w:tcW w:w="3045" w:type="dxa"/>
            <w:tcMar>
              <w:top w:w="0" w:type="dxa"/>
              <w:left w:w="60" w:type="dxa"/>
              <w:bottom w:w="0" w:type="dxa"/>
              <w:right w:w="60" w:type="dxa"/>
            </w:tcMar>
          </w:tcPr>
          <w:p w14:paraId="7BCBECD6" w14:textId="6CBB0B7B" w:rsidR="005435BC" w:rsidRPr="006F1D1D" w:rsidRDefault="005435BC" w:rsidP="005435BC">
            <w:pPr>
              <w:spacing w:before="60" w:after="60"/>
              <w:rPr>
                <w:sz w:val="20"/>
                <w:szCs w:val="20"/>
              </w:rPr>
            </w:pPr>
            <w:r w:rsidRPr="000862A7">
              <w:rPr>
                <w:sz w:val="20"/>
                <w:szCs w:val="20"/>
              </w:rPr>
              <w:t>3</w:t>
            </w:r>
          </w:p>
        </w:tc>
        <w:tc>
          <w:tcPr>
            <w:tcW w:w="2505" w:type="dxa"/>
            <w:tcMar>
              <w:top w:w="0" w:type="dxa"/>
              <w:left w:w="60" w:type="dxa"/>
              <w:bottom w:w="0" w:type="dxa"/>
              <w:right w:w="60" w:type="dxa"/>
            </w:tcMar>
          </w:tcPr>
          <w:p w14:paraId="5949D164" w14:textId="5618015B" w:rsidR="005435BC" w:rsidRPr="006F1D1D" w:rsidRDefault="005435BC" w:rsidP="005435BC">
            <w:pPr>
              <w:spacing w:before="60" w:after="60"/>
              <w:rPr>
                <w:sz w:val="20"/>
                <w:szCs w:val="20"/>
              </w:rPr>
            </w:pPr>
            <w:r w:rsidRPr="008B789D">
              <w:rPr>
                <w:rFonts w:eastAsia="Helvetica"/>
                <w:color w:val="000000"/>
                <w:sz w:val="20"/>
                <w:szCs w:val="20"/>
              </w:rPr>
              <w:t>8 (7.9%)</w:t>
            </w:r>
          </w:p>
        </w:tc>
        <w:tc>
          <w:tcPr>
            <w:tcW w:w="2580" w:type="dxa"/>
            <w:tcMar>
              <w:top w:w="0" w:type="dxa"/>
              <w:left w:w="60" w:type="dxa"/>
              <w:bottom w:w="0" w:type="dxa"/>
              <w:right w:w="60" w:type="dxa"/>
            </w:tcMar>
          </w:tcPr>
          <w:p w14:paraId="7FF2C8B5" w14:textId="71F8E044" w:rsidR="005435BC" w:rsidRPr="006F1D1D" w:rsidRDefault="005435BC" w:rsidP="005435BC">
            <w:pPr>
              <w:spacing w:before="60" w:after="60"/>
              <w:rPr>
                <w:sz w:val="20"/>
                <w:szCs w:val="20"/>
              </w:rPr>
            </w:pPr>
            <w:r w:rsidRPr="008B789D">
              <w:rPr>
                <w:rFonts w:eastAsia="Helvetica"/>
                <w:color w:val="000000"/>
                <w:sz w:val="20"/>
                <w:szCs w:val="20"/>
              </w:rPr>
              <w:t>13 (13%)</w:t>
            </w:r>
          </w:p>
        </w:tc>
        <w:tc>
          <w:tcPr>
            <w:tcW w:w="1350" w:type="dxa"/>
            <w:tcMar>
              <w:top w:w="0" w:type="dxa"/>
              <w:left w:w="60" w:type="dxa"/>
              <w:bottom w:w="0" w:type="dxa"/>
              <w:right w:w="60" w:type="dxa"/>
            </w:tcMar>
          </w:tcPr>
          <w:p w14:paraId="200AD0BA" w14:textId="77777777" w:rsidR="005435BC" w:rsidRPr="006F1D1D" w:rsidRDefault="005435BC" w:rsidP="005435BC">
            <w:pPr>
              <w:spacing w:before="60" w:after="60"/>
              <w:rPr>
                <w:sz w:val="20"/>
                <w:szCs w:val="20"/>
              </w:rPr>
            </w:pPr>
          </w:p>
        </w:tc>
      </w:tr>
      <w:tr w:rsidR="005435BC" w:rsidRPr="006F1D1D" w14:paraId="7212F4EE" w14:textId="77777777" w:rsidTr="00CE2703">
        <w:trPr>
          <w:trHeight w:val="345"/>
        </w:trPr>
        <w:tc>
          <w:tcPr>
            <w:tcW w:w="3045" w:type="dxa"/>
            <w:tcMar>
              <w:top w:w="0" w:type="dxa"/>
              <w:left w:w="60" w:type="dxa"/>
              <w:bottom w:w="0" w:type="dxa"/>
              <w:right w:w="60" w:type="dxa"/>
            </w:tcMar>
          </w:tcPr>
          <w:p w14:paraId="6E1C713E" w14:textId="5EB45A8E" w:rsidR="005435BC" w:rsidRPr="006F1D1D" w:rsidRDefault="005435BC" w:rsidP="005435BC">
            <w:pPr>
              <w:spacing w:before="60" w:after="60"/>
              <w:rPr>
                <w:sz w:val="20"/>
                <w:szCs w:val="20"/>
              </w:rPr>
            </w:pPr>
            <w:r w:rsidRPr="000862A7">
              <w:rPr>
                <w:sz w:val="20"/>
                <w:szCs w:val="20"/>
              </w:rPr>
              <w:t>4</w:t>
            </w:r>
          </w:p>
        </w:tc>
        <w:tc>
          <w:tcPr>
            <w:tcW w:w="2505" w:type="dxa"/>
            <w:tcMar>
              <w:top w:w="0" w:type="dxa"/>
              <w:left w:w="60" w:type="dxa"/>
              <w:bottom w:w="0" w:type="dxa"/>
              <w:right w:w="60" w:type="dxa"/>
            </w:tcMar>
          </w:tcPr>
          <w:p w14:paraId="54313781" w14:textId="73C0733B" w:rsidR="005435BC" w:rsidRPr="006F1D1D" w:rsidRDefault="005435BC" w:rsidP="005435BC">
            <w:pPr>
              <w:spacing w:before="60" w:after="60"/>
              <w:rPr>
                <w:sz w:val="20"/>
                <w:szCs w:val="20"/>
              </w:rPr>
            </w:pPr>
            <w:r w:rsidRPr="008B789D">
              <w:rPr>
                <w:rFonts w:eastAsia="Helvetica"/>
                <w:color w:val="000000"/>
                <w:sz w:val="20"/>
                <w:szCs w:val="20"/>
              </w:rPr>
              <w:t>14 (14%)</w:t>
            </w:r>
          </w:p>
        </w:tc>
        <w:tc>
          <w:tcPr>
            <w:tcW w:w="2580" w:type="dxa"/>
            <w:tcMar>
              <w:top w:w="0" w:type="dxa"/>
              <w:left w:w="60" w:type="dxa"/>
              <w:bottom w:w="0" w:type="dxa"/>
              <w:right w:w="60" w:type="dxa"/>
            </w:tcMar>
          </w:tcPr>
          <w:p w14:paraId="7F2B43EC" w14:textId="3911993E" w:rsidR="005435BC" w:rsidRPr="006F1D1D" w:rsidRDefault="005435BC" w:rsidP="005435BC">
            <w:pPr>
              <w:spacing w:before="60" w:after="60"/>
              <w:rPr>
                <w:sz w:val="20"/>
                <w:szCs w:val="20"/>
              </w:rPr>
            </w:pPr>
            <w:r w:rsidRPr="008B789D">
              <w:rPr>
                <w:rFonts w:eastAsia="Helvetica"/>
                <w:color w:val="000000"/>
                <w:sz w:val="20"/>
                <w:szCs w:val="20"/>
              </w:rPr>
              <w:t>10 (9.9%)</w:t>
            </w:r>
          </w:p>
        </w:tc>
        <w:tc>
          <w:tcPr>
            <w:tcW w:w="1350" w:type="dxa"/>
            <w:tcMar>
              <w:top w:w="0" w:type="dxa"/>
              <w:left w:w="60" w:type="dxa"/>
              <w:bottom w:w="0" w:type="dxa"/>
              <w:right w:w="60" w:type="dxa"/>
            </w:tcMar>
          </w:tcPr>
          <w:p w14:paraId="39D9C2CD" w14:textId="77777777" w:rsidR="005435BC" w:rsidRPr="006F1D1D" w:rsidRDefault="005435BC" w:rsidP="005435BC">
            <w:pPr>
              <w:spacing w:before="60" w:after="60"/>
              <w:rPr>
                <w:sz w:val="20"/>
                <w:szCs w:val="20"/>
              </w:rPr>
            </w:pPr>
          </w:p>
        </w:tc>
      </w:tr>
      <w:tr w:rsidR="005435BC" w:rsidRPr="006F1D1D" w14:paraId="264778DC" w14:textId="77777777" w:rsidTr="00CE2703">
        <w:trPr>
          <w:trHeight w:val="345"/>
        </w:trPr>
        <w:tc>
          <w:tcPr>
            <w:tcW w:w="3045" w:type="dxa"/>
            <w:tcMar>
              <w:top w:w="0" w:type="dxa"/>
              <w:left w:w="60" w:type="dxa"/>
              <w:bottom w:w="0" w:type="dxa"/>
              <w:right w:w="60" w:type="dxa"/>
            </w:tcMar>
          </w:tcPr>
          <w:p w14:paraId="3A745724" w14:textId="1EF45F59" w:rsidR="005435BC" w:rsidRPr="000862A7" w:rsidRDefault="005435BC" w:rsidP="005435BC">
            <w:pPr>
              <w:spacing w:before="60" w:after="60"/>
              <w:rPr>
                <w:sz w:val="20"/>
                <w:szCs w:val="20"/>
              </w:rPr>
            </w:pPr>
            <w:r>
              <w:rPr>
                <w:sz w:val="20"/>
                <w:szCs w:val="20"/>
              </w:rPr>
              <w:t>5</w:t>
            </w:r>
          </w:p>
        </w:tc>
        <w:tc>
          <w:tcPr>
            <w:tcW w:w="2505" w:type="dxa"/>
            <w:tcMar>
              <w:top w:w="0" w:type="dxa"/>
              <w:left w:w="60" w:type="dxa"/>
              <w:bottom w:w="0" w:type="dxa"/>
              <w:right w:w="60" w:type="dxa"/>
            </w:tcMar>
          </w:tcPr>
          <w:p w14:paraId="1C3FE130" w14:textId="7330AE45" w:rsidR="005435BC" w:rsidRPr="006F1D1D" w:rsidRDefault="005435BC" w:rsidP="005435BC">
            <w:pPr>
              <w:spacing w:before="60" w:after="60"/>
              <w:rPr>
                <w:sz w:val="20"/>
                <w:szCs w:val="20"/>
              </w:rPr>
            </w:pPr>
            <w:r w:rsidRPr="008B789D">
              <w:rPr>
                <w:rFonts w:eastAsia="Helvetica"/>
                <w:color w:val="000000"/>
                <w:sz w:val="20"/>
                <w:szCs w:val="20"/>
              </w:rPr>
              <w:t>5 (5.0%)</w:t>
            </w:r>
          </w:p>
        </w:tc>
        <w:tc>
          <w:tcPr>
            <w:tcW w:w="2580" w:type="dxa"/>
            <w:tcMar>
              <w:top w:w="0" w:type="dxa"/>
              <w:left w:w="60" w:type="dxa"/>
              <w:bottom w:w="0" w:type="dxa"/>
              <w:right w:w="60" w:type="dxa"/>
            </w:tcMar>
          </w:tcPr>
          <w:p w14:paraId="59AEB17F" w14:textId="2D9A8999" w:rsidR="005435BC" w:rsidRPr="006F1D1D" w:rsidRDefault="005435BC" w:rsidP="005435BC">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1DDC44C8" w14:textId="77777777" w:rsidR="005435BC" w:rsidRPr="006F1D1D" w:rsidRDefault="005435BC" w:rsidP="005435BC">
            <w:pPr>
              <w:spacing w:before="60" w:after="60"/>
              <w:rPr>
                <w:sz w:val="20"/>
                <w:szCs w:val="20"/>
              </w:rPr>
            </w:pPr>
          </w:p>
        </w:tc>
      </w:tr>
      <w:tr w:rsidR="005435BC" w:rsidRPr="006F1D1D" w14:paraId="1049A36A" w14:textId="77777777" w:rsidTr="00CE2703">
        <w:trPr>
          <w:trHeight w:val="345"/>
        </w:trPr>
        <w:tc>
          <w:tcPr>
            <w:tcW w:w="3045" w:type="dxa"/>
            <w:tcMar>
              <w:top w:w="0" w:type="dxa"/>
              <w:left w:w="60" w:type="dxa"/>
              <w:bottom w:w="0" w:type="dxa"/>
              <w:right w:w="60" w:type="dxa"/>
            </w:tcMar>
          </w:tcPr>
          <w:p w14:paraId="67C79041" w14:textId="4802D094" w:rsidR="005435BC" w:rsidRPr="006F1D1D" w:rsidRDefault="005435BC" w:rsidP="005435BC">
            <w:pPr>
              <w:spacing w:before="60" w:after="60"/>
              <w:rPr>
                <w:sz w:val="20"/>
                <w:szCs w:val="20"/>
              </w:rPr>
            </w:pPr>
            <w:r w:rsidRPr="000862A7">
              <w:rPr>
                <w:sz w:val="20"/>
                <w:szCs w:val="20"/>
              </w:rPr>
              <w:t>Dindo-</w:t>
            </w:r>
            <w:proofErr w:type="spellStart"/>
            <w:r w:rsidRPr="000862A7">
              <w:rPr>
                <w:sz w:val="20"/>
                <w:szCs w:val="20"/>
              </w:rPr>
              <w:t>Clavien</w:t>
            </w:r>
            <w:proofErr w:type="spellEnd"/>
            <w:r w:rsidRPr="000862A7">
              <w:rPr>
                <w:sz w:val="20"/>
                <w:szCs w:val="20"/>
              </w:rPr>
              <w:t xml:space="preserve"> &gt;2</w:t>
            </w:r>
          </w:p>
        </w:tc>
        <w:tc>
          <w:tcPr>
            <w:tcW w:w="2505" w:type="dxa"/>
            <w:tcMar>
              <w:top w:w="0" w:type="dxa"/>
              <w:left w:w="60" w:type="dxa"/>
              <w:bottom w:w="0" w:type="dxa"/>
              <w:right w:w="60" w:type="dxa"/>
            </w:tcMar>
          </w:tcPr>
          <w:p w14:paraId="6DF60BDD" w14:textId="7ECF8E8C" w:rsidR="005435BC" w:rsidRPr="006F1D1D" w:rsidRDefault="005435BC" w:rsidP="005435BC">
            <w:pPr>
              <w:spacing w:before="60" w:after="60"/>
              <w:rPr>
                <w:sz w:val="20"/>
                <w:szCs w:val="20"/>
              </w:rPr>
            </w:pPr>
            <w:r w:rsidRPr="008B789D">
              <w:rPr>
                <w:rFonts w:eastAsia="Helvetica"/>
                <w:color w:val="000000"/>
                <w:sz w:val="20"/>
                <w:szCs w:val="20"/>
              </w:rPr>
              <w:t>27 (27%)</w:t>
            </w:r>
          </w:p>
        </w:tc>
        <w:tc>
          <w:tcPr>
            <w:tcW w:w="2580" w:type="dxa"/>
            <w:tcMar>
              <w:top w:w="0" w:type="dxa"/>
              <w:left w:w="60" w:type="dxa"/>
              <w:bottom w:w="0" w:type="dxa"/>
              <w:right w:w="60" w:type="dxa"/>
            </w:tcMar>
          </w:tcPr>
          <w:p w14:paraId="13321FF7" w14:textId="7B9C9C5F" w:rsidR="005435BC" w:rsidRPr="006F1D1D" w:rsidRDefault="005435BC" w:rsidP="005435BC">
            <w:pPr>
              <w:spacing w:before="60" w:after="60"/>
              <w:rPr>
                <w:sz w:val="20"/>
                <w:szCs w:val="20"/>
              </w:rPr>
            </w:pPr>
            <w:r w:rsidRPr="008B789D">
              <w:rPr>
                <w:rFonts w:eastAsia="Helvetica"/>
                <w:color w:val="000000"/>
                <w:sz w:val="20"/>
                <w:szCs w:val="20"/>
              </w:rPr>
              <w:t>26 (26%)</w:t>
            </w:r>
          </w:p>
        </w:tc>
        <w:tc>
          <w:tcPr>
            <w:tcW w:w="1350" w:type="dxa"/>
            <w:tcMar>
              <w:top w:w="0" w:type="dxa"/>
              <w:left w:w="60" w:type="dxa"/>
              <w:bottom w:w="0" w:type="dxa"/>
              <w:right w:w="60" w:type="dxa"/>
            </w:tcMar>
          </w:tcPr>
          <w:p w14:paraId="0500F1D1" w14:textId="4227F0F5" w:rsidR="005435BC" w:rsidRPr="006F1D1D" w:rsidRDefault="005435BC" w:rsidP="005435BC">
            <w:pPr>
              <w:spacing w:before="60" w:after="60"/>
              <w:rPr>
                <w:sz w:val="20"/>
                <w:szCs w:val="20"/>
              </w:rPr>
            </w:pPr>
            <w:r w:rsidRPr="008B789D">
              <w:rPr>
                <w:rFonts w:eastAsia="Helvetica"/>
                <w:color w:val="000000"/>
                <w:sz w:val="20"/>
                <w:szCs w:val="20"/>
              </w:rPr>
              <w:t>&gt;0.9</w:t>
            </w:r>
          </w:p>
        </w:tc>
      </w:tr>
      <w:tr w:rsidR="00EC1366" w:rsidRPr="006F1D1D" w14:paraId="3E7B77B5" w14:textId="77777777" w:rsidTr="00CE2703">
        <w:trPr>
          <w:trHeight w:val="345"/>
        </w:trPr>
        <w:tc>
          <w:tcPr>
            <w:tcW w:w="3045" w:type="dxa"/>
            <w:tcMar>
              <w:top w:w="0" w:type="dxa"/>
              <w:left w:w="60" w:type="dxa"/>
              <w:bottom w:w="0" w:type="dxa"/>
              <w:right w:w="60" w:type="dxa"/>
            </w:tcMar>
          </w:tcPr>
          <w:p w14:paraId="59022A9C" w14:textId="7BE248E9" w:rsidR="00EC1366" w:rsidRPr="000862A7" w:rsidRDefault="00EC1366" w:rsidP="00EC1366">
            <w:pPr>
              <w:spacing w:before="60" w:after="60"/>
              <w:rPr>
                <w:sz w:val="20"/>
                <w:szCs w:val="20"/>
              </w:rPr>
            </w:pPr>
            <w:r>
              <w:rPr>
                <w:sz w:val="20"/>
                <w:szCs w:val="20"/>
              </w:rPr>
              <w:t>Intraperitoneal abscess</w:t>
            </w:r>
          </w:p>
        </w:tc>
        <w:tc>
          <w:tcPr>
            <w:tcW w:w="2505" w:type="dxa"/>
            <w:tcMar>
              <w:top w:w="0" w:type="dxa"/>
              <w:left w:w="60" w:type="dxa"/>
              <w:bottom w:w="0" w:type="dxa"/>
              <w:right w:w="60" w:type="dxa"/>
            </w:tcMar>
          </w:tcPr>
          <w:p w14:paraId="43299636" w14:textId="07EEF109"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7 (7.1%)</w:t>
            </w:r>
          </w:p>
        </w:tc>
        <w:tc>
          <w:tcPr>
            <w:tcW w:w="2580" w:type="dxa"/>
            <w:tcMar>
              <w:top w:w="0" w:type="dxa"/>
              <w:left w:w="60" w:type="dxa"/>
              <w:bottom w:w="0" w:type="dxa"/>
              <w:right w:w="60" w:type="dxa"/>
            </w:tcMar>
          </w:tcPr>
          <w:p w14:paraId="2D7472E8" w14:textId="74A1A894"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9 (9.0%)</w:t>
            </w:r>
          </w:p>
        </w:tc>
        <w:tc>
          <w:tcPr>
            <w:tcW w:w="1350" w:type="dxa"/>
            <w:tcMar>
              <w:top w:w="0" w:type="dxa"/>
              <w:left w:w="60" w:type="dxa"/>
              <w:bottom w:w="0" w:type="dxa"/>
              <w:right w:w="60" w:type="dxa"/>
            </w:tcMar>
          </w:tcPr>
          <w:p w14:paraId="6768E73A" w14:textId="78CD2C73" w:rsidR="00EC1366" w:rsidRPr="008B789D" w:rsidRDefault="00EC1366" w:rsidP="00EC1366">
            <w:pPr>
              <w:spacing w:before="60" w:after="60"/>
              <w:rPr>
                <w:rFonts w:eastAsia="Helvetica"/>
                <w:color w:val="000000"/>
                <w:sz w:val="20"/>
                <w:szCs w:val="20"/>
              </w:rPr>
            </w:pPr>
            <w:r w:rsidRPr="008B789D">
              <w:rPr>
                <w:rFonts w:eastAsia="Helvetica"/>
                <w:color w:val="000000"/>
                <w:sz w:val="20"/>
                <w:szCs w:val="20"/>
              </w:rPr>
              <w:t>0.6</w:t>
            </w:r>
          </w:p>
        </w:tc>
      </w:tr>
      <w:tr w:rsidR="005435BC" w:rsidRPr="006F1D1D" w14:paraId="1A1EC37D" w14:textId="77777777" w:rsidTr="00CE2703">
        <w:trPr>
          <w:trHeight w:val="345"/>
        </w:trPr>
        <w:tc>
          <w:tcPr>
            <w:tcW w:w="3045" w:type="dxa"/>
            <w:tcMar>
              <w:top w:w="0" w:type="dxa"/>
              <w:left w:w="60" w:type="dxa"/>
              <w:bottom w:w="0" w:type="dxa"/>
              <w:right w:w="60" w:type="dxa"/>
            </w:tcMar>
          </w:tcPr>
          <w:p w14:paraId="24871237" w14:textId="04952912" w:rsidR="005435BC" w:rsidRPr="000862A7" w:rsidRDefault="005435BC" w:rsidP="005435BC">
            <w:pPr>
              <w:spacing w:before="60" w:after="60"/>
              <w:rPr>
                <w:sz w:val="20"/>
                <w:szCs w:val="20"/>
              </w:rPr>
            </w:pPr>
            <w:r>
              <w:rPr>
                <w:sz w:val="20"/>
                <w:szCs w:val="20"/>
              </w:rPr>
              <w:t>Anastomotic leakage</w:t>
            </w:r>
          </w:p>
        </w:tc>
        <w:tc>
          <w:tcPr>
            <w:tcW w:w="2505" w:type="dxa"/>
            <w:tcMar>
              <w:top w:w="0" w:type="dxa"/>
              <w:left w:w="60" w:type="dxa"/>
              <w:bottom w:w="0" w:type="dxa"/>
              <w:right w:w="60" w:type="dxa"/>
            </w:tcMar>
          </w:tcPr>
          <w:p w14:paraId="6CD289C4" w14:textId="44225618" w:rsidR="005435BC" w:rsidRPr="008B789D" w:rsidRDefault="005435BC" w:rsidP="005435BC">
            <w:pPr>
              <w:spacing w:before="60" w:after="60"/>
              <w:rPr>
                <w:rFonts w:eastAsia="Helvetica"/>
                <w:color w:val="000000"/>
                <w:sz w:val="20"/>
                <w:szCs w:val="20"/>
              </w:rPr>
            </w:pPr>
          </w:p>
        </w:tc>
        <w:tc>
          <w:tcPr>
            <w:tcW w:w="2580" w:type="dxa"/>
            <w:tcMar>
              <w:top w:w="0" w:type="dxa"/>
              <w:left w:w="60" w:type="dxa"/>
              <w:bottom w:w="0" w:type="dxa"/>
              <w:right w:w="60" w:type="dxa"/>
            </w:tcMar>
          </w:tcPr>
          <w:p w14:paraId="63FC1079" w14:textId="31B8393D" w:rsidR="005435BC" w:rsidRPr="008B789D" w:rsidRDefault="005435BC" w:rsidP="005435BC">
            <w:pPr>
              <w:spacing w:before="60" w:after="60"/>
              <w:rPr>
                <w:rFonts w:eastAsia="Helvetica"/>
                <w:color w:val="000000"/>
                <w:sz w:val="20"/>
                <w:szCs w:val="20"/>
              </w:rPr>
            </w:pPr>
            <w:r w:rsidRPr="008B789D">
              <w:rPr>
                <w:rFonts w:eastAsia="Helvetica"/>
                <w:color w:val="000000"/>
                <w:sz w:val="20"/>
                <w:szCs w:val="20"/>
              </w:rPr>
              <w:t>8 (8.0%)</w:t>
            </w:r>
          </w:p>
        </w:tc>
        <w:tc>
          <w:tcPr>
            <w:tcW w:w="1350" w:type="dxa"/>
            <w:tcMar>
              <w:top w:w="0" w:type="dxa"/>
              <w:left w:w="60" w:type="dxa"/>
              <w:bottom w:w="0" w:type="dxa"/>
              <w:right w:w="60" w:type="dxa"/>
            </w:tcMar>
          </w:tcPr>
          <w:p w14:paraId="5810DDED" w14:textId="62884A96" w:rsidR="005435BC" w:rsidRPr="008B789D" w:rsidRDefault="005435BC" w:rsidP="005435BC">
            <w:pPr>
              <w:spacing w:before="60" w:after="60"/>
              <w:rPr>
                <w:rFonts w:eastAsia="Helvetica"/>
                <w:color w:val="000000"/>
                <w:sz w:val="20"/>
                <w:szCs w:val="20"/>
              </w:rPr>
            </w:pPr>
          </w:p>
        </w:tc>
      </w:tr>
      <w:tr w:rsidR="00EC1366" w:rsidRPr="006F1D1D" w14:paraId="2A66E325" w14:textId="77777777" w:rsidTr="00CE2703">
        <w:trPr>
          <w:trHeight w:val="345"/>
        </w:trPr>
        <w:tc>
          <w:tcPr>
            <w:tcW w:w="3045" w:type="dxa"/>
            <w:tcMar>
              <w:top w:w="0" w:type="dxa"/>
              <w:left w:w="60" w:type="dxa"/>
              <w:bottom w:w="0" w:type="dxa"/>
              <w:right w:w="60" w:type="dxa"/>
            </w:tcMar>
          </w:tcPr>
          <w:p w14:paraId="50327228" w14:textId="2C70560A" w:rsidR="00EC1366" w:rsidRPr="006F1D1D" w:rsidRDefault="00EC1366" w:rsidP="00EC1366">
            <w:pPr>
              <w:spacing w:before="60" w:after="60"/>
              <w:rPr>
                <w:sz w:val="20"/>
                <w:szCs w:val="20"/>
              </w:rPr>
            </w:pPr>
            <w:r w:rsidRPr="000862A7">
              <w:rPr>
                <w:sz w:val="20"/>
                <w:szCs w:val="20"/>
              </w:rPr>
              <w:t>Percutaneous drainage for complication</w:t>
            </w:r>
          </w:p>
        </w:tc>
        <w:tc>
          <w:tcPr>
            <w:tcW w:w="2505" w:type="dxa"/>
            <w:tcMar>
              <w:top w:w="0" w:type="dxa"/>
              <w:left w:w="60" w:type="dxa"/>
              <w:bottom w:w="0" w:type="dxa"/>
              <w:right w:w="60" w:type="dxa"/>
            </w:tcMar>
          </w:tcPr>
          <w:p w14:paraId="3A524F8F" w14:textId="6CA178E6" w:rsidR="00EC1366" w:rsidRPr="006F1D1D" w:rsidRDefault="00EC1366" w:rsidP="00EC1366">
            <w:pPr>
              <w:spacing w:before="60" w:after="60"/>
              <w:rPr>
                <w:sz w:val="20"/>
                <w:szCs w:val="20"/>
              </w:rPr>
            </w:pPr>
            <w:r w:rsidRPr="008B789D">
              <w:rPr>
                <w:rFonts w:eastAsia="Helvetica"/>
                <w:color w:val="000000"/>
                <w:sz w:val="20"/>
                <w:szCs w:val="20"/>
              </w:rPr>
              <w:t>1 (1.0%)</w:t>
            </w:r>
          </w:p>
        </w:tc>
        <w:tc>
          <w:tcPr>
            <w:tcW w:w="2580" w:type="dxa"/>
            <w:tcMar>
              <w:top w:w="0" w:type="dxa"/>
              <w:left w:w="60" w:type="dxa"/>
              <w:bottom w:w="0" w:type="dxa"/>
              <w:right w:w="60" w:type="dxa"/>
            </w:tcMar>
          </w:tcPr>
          <w:p w14:paraId="02C2F16D" w14:textId="09A80366" w:rsidR="00EC1366" w:rsidRPr="006F1D1D" w:rsidRDefault="00EC1366" w:rsidP="00EC1366">
            <w:pPr>
              <w:spacing w:before="60" w:after="60"/>
              <w:rPr>
                <w:sz w:val="20"/>
                <w:szCs w:val="20"/>
              </w:rPr>
            </w:pPr>
            <w:r w:rsidRPr="008B789D">
              <w:rPr>
                <w:rFonts w:eastAsia="Helvetica"/>
                <w:color w:val="000000"/>
                <w:sz w:val="20"/>
                <w:szCs w:val="20"/>
              </w:rPr>
              <w:t>3 (3.0%)</w:t>
            </w:r>
          </w:p>
        </w:tc>
        <w:tc>
          <w:tcPr>
            <w:tcW w:w="1350" w:type="dxa"/>
            <w:tcMar>
              <w:top w:w="0" w:type="dxa"/>
              <w:left w:w="60" w:type="dxa"/>
              <w:bottom w:w="0" w:type="dxa"/>
              <w:right w:w="60" w:type="dxa"/>
            </w:tcMar>
          </w:tcPr>
          <w:p w14:paraId="0BB49939" w14:textId="0D970C7E" w:rsidR="00EC1366" w:rsidRPr="006F1D1D" w:rsidRDefault="00EC1366" w:rsidP="00EC1366">
            <w:pPr>
              <w:spacing w:before="60" w:after="60"/>
              <w:rPr>
                <w:sz w:val="20"/>
                <w:szCs w:val="20"/>
              </w:rPr>
            </w:pPr>
            <w:r w:rsidRPr="008B789D">
              <w:rPr>
                <w:rFonts w:eastAsia="Helvetica"/>
                <w:color w:val="000000"/>
                <w:sz w:val="20"/>
                <w:szCs w:val="20"/>
              </w:rPr>
              <w:t>0.3</w:t>
            </w:r>
          </w:p>
        </w:tc>
      </w:tr>
      <w:tr w:rsidR="00EC1366" w:rsidRPr="006F1D1D" w14:paraId="7E25C8C9" w14:textId="77777777" w:rsidTr="00CE2703">
        <w:trPr>
          <w:trHeight w:val="345"/>
        </w:trPr>
        <w:tc>
          <w:tcPr>
            <w:tcW w:w="3045" w:type="dxa"/>
            <w:tcMar>
              <w:top w:w="0" w:type="dxa"/>
              <w:left w:w="60" w:type="dxa"/>
              <w:bottom w:w="0" w:type="dxa"/>
              <w:right w:w="60" w:type="dxa"/>
            </w:tcMar>
          </w:tcPr>
          <w:p w14:paraId="714690EB" w14:textId="76C6E63B" w:rsidR="00EC1366" w:rsidRPr="00785D9F" w:rsidRDefault="00EC1366" w:rsidP="00785D9F">
            <w:pPr>
              <w:spacing w:before="60" w:after="60"/>
              <w:rPr>
                <w:sz w:val="20"/>
                <w:szCs w:val="20"/>
              </w:rPr>
            </w:pPr>
            <w:r w:rsidRPr="00785D9F">
              <w:rPr>
                <w:sz w:val="20"/>
                <w:szCs w:val="20"/>
              </w:rPr>
              <w:t>Reintervention for complication</w:t>
            </w:r>
          </w:p>
        </w:tc>
        <w:tc>
          <w:tcPr>
            <w:tcW w:w="2505" w:type="dxa"/>
            <w:tcMar>
              <w:top w:w="0" w:type="dxa"/>
              <w:left w:w="60" w:type="dxa"/>
              <w:bottom w:w="0" w:type="dxa"/>
              <w:right w:w="60" w:type="dxa"/>
            </w:tcMar>
          </w:tcPr>
          <w:p w14:paraId="3B326FAC" w14:textId="477B68EF" w:rsidR="00EC1366" w:rsidRPr="00785D9F" w:rsidRDefault="00EC1366" w:rsidP="00785D9F">
            <w:pPr>
              <w:spacing w:before="60" w:after="60"/>
              <w:rPr>
                <w:sz w:val="20"/>
                <w:szCs w:val="20"/>
              </w:rPr>
            </w:pPr>
            <w:r w:rsidRPr="00785D9F">
              <w:rPr>
                <w:rFonts w:eastAsia="Helvetica"/>
                <w:color w:val="000000"/>
                <w:sz w:val="20"/>
                <w:szCs w:val="20"/>
              </w:rPr>
              <w:t>10 (10%)</w:t>
            </w:r>
          </w:p>
        </w:tc>
        <w:tc>
          <w:tcPr>
            <w:tcW w:w="2580" w:type="dxa"/>
            <w:tcMar>
              <w:top w:w="0" w:type="dxa"/>
              <w:left w:w="60" w:type="dxa"/>
              <w:bottom w:w="0" w:type="dxa"/>
              <w:right w:w="60" w:type="dxa"/>
            </w:tcMar>
          </w:tcPr>
          <w:p w14:paraId="18F2ED55" w14:textId="64756A45" w:rsidR="00EC1366" w:rsidRPr="00785D9F" w:rsidRDefault="00EC1366" w:rsidP="00785D9F">
            <w:pPr>
              <w:spacing w:before="60" w:after="60"/>
              <w:rPr>
                <w:sz w:val="20"/>
                <w:szCs w:val="20"/>
              </w:rPr>
            </w:pPr>
            <w:r w:rsidRPr="00785D9F">
              <w:rPr>
                <w:rFonts w:eastAsia="Helvetica"/>
                <w:color w:val="000000"/>
                <w:sz w:val="20"/>
                <w:szCs w:val="20"/>
              </w:rPr>
              <w:t>16 (16%)</w:t>
            </w:r>
          </w:p>
        </w:tc>
        <w:tc>
          <w:tcPr>
            <w:tcW w:w="1350" w:type="dxa"/>
            <w:tcMar>
              <w:top w:w="0" w:type="dxa"/>
              <w:left w:w="60" w:type="dxa"/>
              <w:bottom w:w="0" w:type="dxa"/>
              <w:right w:w="60" w:type="dxa"/>
            </w:tcMar>
          </w:tcPr>
          <w:p w14:paraId="3A87932C" w14:textId="077AC3EB" w:rsidR="00EC1366" w:rsidRPr="00785D9F" w:rsidRDefault="00EC1366" w:rsidP="00785D9F">
            <w:pPr>
              <w:spacing w:before="60" w:after="60"/>
              <w:rPr>
                <w:sz w:val="20"/>
                <w:szCs w:val="20"/>
              </w:rPr>
            </w:pPr>
            <w:r w:rsidRPr="00785D9F">
              <w:rPr>
                <w:rFonts w:eastAsia="Helvetica"/>
                <w:color w:val="000000"/>
                <w:sz w:val="20"/>
                <w:szCs w:val="20"/>
              </w:rPr>
              <w:t>0.2</w:t>
            </w:r>
          </w:p>
        </w:tc>
      </w:tr>
      <w:tr w:rsidR="00EC1366" w:rsidRPr="006F1D1D" w14:paraId="2FEA8DF7" w14:textId="77777777" w:rsidTr="00CE2703">
        <w:trPr>
          <w:trHeight w:val="345"/>
        </w:trPr>
        <w:tc>
          <w:tcPr>
            <w:tcW w:w="3045" w:type="dxa"/>
            <w:tcMar>
              <w:top w:w="0" w:type="dxa"/>
              <w:left w:w="60" w:type="dxa"/>
              <w:bottom w:w="0" w:type="dxa"/>
              <w:right w:w="60" w:type="dxa"/>
            </w:tcMar>
          </w:tcPr>
          <w:p w14:paraId="5E8EB65D" w14:textId="0BBAC29A" w:rsidR="00EC1366" w:rsidRPr="00785D9F" w:rsidRDefault="00EC1366" w:rsidP="00785D9F">
            <w:pPr>
              <w:spacing w:before="60" w:after="60"/>
              <w:rPr>
                <w:sz w:val="20"/>
                <w:szCs w:val="20"/>
              </w:rPr>
            </w:pPr>
            <w:r w:rsidRPr="00785D9F">
              <w:rPr>
                <w:sz w:val="20"/>
                <w:szCs w:val="20"/>
              </w:rPr>
              <w:t>Reintervention delay</w:t>
            </w:r>
          </w:p>
        </w:tc>
        <w:tc>
          <w:tcPr>
            <w:tcW w:w="2505" w:type="dxa"/>
            <w:tcMar>
              <w:top w:w="0" w:type="dxa"/>
              <w:left w:w="60" w:type="dxa"/>
              <w:bottom w:w="0" w:type="dxa"/>
              <w:right w:w="60" w:type="dxa"/>
            </w:tcMar>
          </w:tcPr>
          <w:p w14:paraId="23F703CD" w14:textId="16C83237" w:rsidR="00EC1366" w:rsidRPr="00785D9F" w:rsidRDefault="00EC1366" w:rsidP="00785D9F">
            <w:pPr>
              <w:spacing w:before="60" w:after="60"/>
              <w:rPr>
                <w:sz w:val="20"/>
                <w:szCs w:val="20"/>
              </w:rPr>
            </w:pPr>
            <w:r w:rsidRPr="00785D9F">
              <w:rPr>
                <w:rFonts w:eastAsia="Helvetica"/>
                <w:color w:val="000000"/>
                <w:sz w:val="20"/>
                <w:szCs w:val="20"/>
              </w:rPr>
              <w:t>14 [7, 141]</w:t>
            </w:r>
          </w:p>
        </w:tc>
        <w:tc>
          <w:tcPr>
            <w:tcW w:w="2580" w:type="dxa"/>
            <w:tcMar>
              <w:top w:w="0" w:type="dxa"/>
              <w:left w:w="60" w:type="dxa"/>
              <w:bottom w:w="0" w:type="dxa"/>
              <w:right w:w="60" w:type="dxa"/>
            </w:tcMar>
          </w:tcPr>
          <w:p w14:paraId="5659862B" w14:textId="193B1829" w:rsidR="00EC1366" w:rsidRPr="00785D9F" w:rsidRDefault="00EC1366" w:rsidP="00785D9F">
            <w:pPr>
              <w:spacing w:before="60" w:after="60"/>
              <w:rPr>
                <w:sz w:val="20"/>
                <w:szCs w:val="20"/>
              </w:rPr>
            </w:pPr>
            <w:r w:rsidRPr="00785D9F">
              <w:rPr>
                <w:rFonts w:eastAsia="Helvetica"/>
                <w:color w:val="000000"/>
                <w:sz w:val="20"/>
                <w:szCs w:val="20"/>
              </w:rPr>
              <w:t>10 [4, 66]</w:t>
            </w:r>
          </w:p>
        </w:tc>
        <w:tc>
          <w:tcPr>
            <w:tcW w:w="1350" w:type="dxa"/>
            <w:tcMar>
              <w:top w:w="0" w:type="dxa"/>
              <w:left w:w="60" w:type="dxa"/>
              <w:bottom w:w="0" w:type="dxa"/>
              <w:right w:w="60" w:type="dxa"/>
            </w:tcMar>
          </w:tcPr>
          <w:p w14:paraId="437D1063" w14:textId="0B1AAEDF" w:rsidR="00EC1366" w:rsidRPr="00785D9F" w:rsidRDefault="00EC1366" w:rsidP="00785D9F">
            <w:pPr>
              <w:spacing w:before="60" w:after="60"/>
              <w:rPr>
                <w:sz w:val="20"/>
                <w:szCs w:val="20"/>
              </w:rPr>
            </w:pPr>
            <w:r w:rsidRPr="00785D9F">
              <w:rPr>
                <w:rFonts w:eastAsia="Helvetica"/>
                <w:color w:val="000000"/>
                <w:sz w:val="20"/>
                <w:szCs w:val="20"/>
              </w:rPr>
              <w:t>0.3</w:t>
            </w:r>
          </w:p>
        </w:tc>
      </w:tr>
      <w:tr w:rsidR="00EC1366" w:rsidRPr="006F1D1D" w14:paraId="7F21021C" w14:textId="77777777" w:rsidTr="00CE2703">
        <w:trPr>
          <w:trHeight w:val="345"/>
        </w:trPr>
        <w:tc>
          <w:tcPr>
            <w:tcW w:w="3045" w:type="dxa"/>
            <w:tcMar>
              <w:top w:w="0" w:type="dxa"/>
              <w:left w:w="60" w:type="dxa"/>
              <w:bottom w:w="0" w:type="dxa"/>
              <w:right w:w="60" w:type="dxa"/>
            </w:tcMar>
          </w:tcPr>
          <w:p w14:paraId="0ED2F409" w14:textId="71B92F44" w:rsidR="00EC1366" w:rsidRPr="00785D9F" w:rsidRDefault="00EC1366" w:rsidP="00785D9F">
            <w:pPr>
              <w:spacing w:before="60" w:after="60"/>
              <w:rPr>
                <w:sz w:val="20"/>
                <w:szCs w:val="20"/>
              </w:rPr>
            </w:pPr>
            <w:r w:rsidRPr="00785D9F">
              <w:rPr>
                <w:sz w:val="20"/>
                <w:szCs w:val="20"/>
              </w:rPr>
              <w:t>Length of hospital stay, d</w:t>
            </w:r>
          </w:p>
        </w:tc>
        <w:tc>
          <w:tcPr>
            <w:tcW w:w="2505" w:type="dxa"/>
            <w:tcMar>
              <w:top w:w="0" w:type="dxa"/>
              <w:left w:w="60" w:type="dxa"/>
              <w:bottom w:w="0" w:type="dxa"/>
              <w:right w:w="60" w:type="dxa"/>
            </w:tcMar>
          </w:tcPr>
          <w:p w14:paraId="4DE8C08E" w14:textId="5AF570A3" w:rsidR="00EC1366" w:rsidRPr="00785D9F" w:rsidRDefault="00EC1366" w:rsidP="00785D9F">
            <w:pPr>
              <w:spacing w:before="60" w:after="60"/>
              <w:rPr>
                <w:sz w:val="20"/>
                <w:szCs w:val="20"/>
              </w:rPr>
            </w:pPr>
            <w:r w:rsidRPr="00785D9F">
              <w:rPr>
                <w:rFonts w:eastAsia="Helvetica"/>
                <w:color w:val="000000"/>
                <w:sz w:val="20"/>
                <w:szCs w:val="20"/>
              </w:rPr>
              <w:t>12 [8, 19]</w:t>
            </w:r>
          </w:p>
        </w:tc>
        <w:tc>
          <w:tcPr>
            <w:tcW w:w="2580" w:type="dxa"/>
            <w:tcMar>
              <w:top w:w="0" w:type="dxa"/>
              <w:left w:w="60" w:type="dxa"/>
              <w:bottom w:w="0" w:type="dxa"/>
              <w:right w:w="60" w:type="dxa"/>
            </w:tcMar>
          </w:tcPr>
          <w:p w14:paraId="752FE5C5" w14:textId="14EEFC01" w:rsidR="00EC1366" w:rsidRPr="00785D9F" w:rsidRDefault="00EC1366" w:rsidP="00785D9F">
            <w:pPr>
              <w:spacing w:before="60" w:after="60"/>
              <w:rPr>
                <w:sz w:val="20"/>
                <w:szCs w:val="20"/>
              </w:rPr>
            </w:pPr>
            <w:r w:rsidRPr="00785D9F">
              <w:rPr>
                <w:rFonts w:eastAsia="Helvetica"/>
                <w:color w:val="000000"/>
                <w:sz w:val="20"/>
                <w:szCs w:val="20"/>
              </w:rPr>
              <w:t>10 [8, 16]</w:t>
            </w:r>
          </w:p>
        </w:tc>
        <w:tc>
          <w:tcPr>
            <w:tcW w:w="1350" w:type="dxa"/>
            <w:tcMar>
              <w:top w:w="0" w:type="dxa"/>
              <w:left w:w="60" w:type="dxa"/>
              <w:bottom w:w="0" w:type="dxa"/>
              <w:right w:w="60" w:type="dxa"/>
            </w:tcMar>
          </w:tcPr>
          <w:p w14:paraId="498E9CC5" w14:textId="2F465D39" w:rsidR="00EC1366" w:rsidRPr="00785D9F" w:rsidRDefault="00EC1366" w:rsidP="00785D9F">
            <w:pPr>
              <w:spacing w:before="60" w:after="60"/>
              <w:rPr>
                <w:sz w:val="20"/>
                <w:szCs w:val="20"/>
              </w:rPr>
            </w:pPr>
            <w:r w:rsidRPr="00785D9F">
              <w:rPr>
                <w:rFonts w:eastAsia="Helvetica"/>
                <w:color w:val="000000"/>
                <w:sz w:val="20"/>
                <w:szCs w:val="20"/>
              </w:rPr>
              <w:t>0.095</w:t>
            </w:r>
          </w:p>
        </w:tc>
      </w:tr>
      <w:tr w:rsidR="00EC1366" w:rsidRPr="006F1D1D" w14:paraId="412E90DD" w14:textId="77777777" w:rsidTr="00701960">
        <w:trPr>
          <w:trHeight w:val="345"/>
        </w:trPr>
        <w:tc>
          <w:tcPr>
            <w:tcW w:w="3045" w:type="dxa"/>
            <w:tcMar>
              <w:top w:w="0" w:type="dxa"/>
              <w:left w:w="60" w:type="dxa"/>
              <w:bottom w:w="0" w:type="dxa"/>
              <w:right w:w="60" w:type="dxa"/>
            </w:tcMar>
          </w:tcPr>
          <w:p w14:paraId="4C3C3232" w14:textId="1EF2BDC5" w:rsidR="00EC1366" w:rsidRPr="00785D9F" w:rsidRDefault="00785D9F" w:rsidP="00785D9F">
            <w:pPr>
              <w:spacing w:before="60" w:after="60"/>
              <w:rPr>
                <w:sz w:val="20"/>
                <w:szCs w:val="20"/>
              </w:rPr>
            </w:pPr>
            <w:r>
              <w:rPr>
                <w:sz w:val="20"/>
                <w:szCs w:val="20"/>
              </w:rPr>
              <w:t>30-day readmission</w:t>
            </w:r>
          </w:p>
        </w:tc>
        <w:tc>
          <w:tcPr>
            <w:tcW w:w="2505" w:type="dxa"/>
            <w:tcMar>
              <w:top w:w="0" w:type="dxa"/>
              <w:left w:w="60" w:type="dxa"/>
              <w:bottom w:w="0" w:type="dxa"/>
              <w:right w:w="60" w:type="dxa"/>
            </w:tcMar>
            <w:vAlign w:val="center"/>
          </w:tcPr>
          <w:p w14:paraId="3C5E8334" w14:textId="2C36E1A9" w:rsidR="00EC1366" w:rsidRPr="00785D9F" w:rsidRDefault="00EC1366" w:rsidP="00785D9F">
            <w:pPr>
              <w:spacing w:before="60" w:after="60"/>
              <w:rPr>
                <w:rFonts w:eastAsia="Helvetica"/>
                <w:color w:val="000000"/>
                <w:sz w:val="20"/>
                <w:szCs w:val="20"/>
              </w:rPr>
            </w:pPr>
            <w:r w:rsidRPr="00785D9F">
              <w:rPr>
                <w:color w:val="333333"/>
                <w:sz w:val="20"/>
                <w:szCs w:val="20"/>
              </w:rPr>
              <w:t>15 (16%)</w:t>
            </w:r>
          </w:p>
        </w:tc>
        <w:tc>
          <w:tcPr>
            <w:tcW w:w="2580" w:type="dxa"/>
            <w:tcMar>
              <w:top w:w="0" w:type="dxa"/>
              <w:left w:w="60" w:type="dxa"/>
              <w:bottom w:w="0" w:type="dxa"/>
              <w:right w:w="60" w:type="dxa"/>
            </w:tcMar>
            <w:vAlign w:val="center"/>
          </w:tcPr>
          <w:p w14:paraId="10DC2FF8" w14:textId="507BD94D" w:rsidR="00EC1366" w:rsidRPr="00785D9F" w:rsidRDefault="00EC1366" w:rsidP="00785D9F">
            <w:pPr>
              <w:spacing w:before="60" w:after="60"/>
              <w:rPr>
                <w:rFonts w:eastAsia="Helvetica"/>
                <w:color w:val="000000"/>
                <w:sz w:val="20"/>
                <w:szCs w:val="20"/>
              </w:rPr>
            </w:pPr>
            <w:r w:rsidRPr="00785D9F">
              <w:rPr>
                <w:color w:val="333333"/>
                <w:sz w:val="20"/>
                <w:szCs w:val="20"/>
              </w:rPr>
              <w:t>19 (21%)</w:t>
            </w:r>
          </w:p>
        </w:tc>
        <w:tc>
          <w:tcPr>
            <w:tcW w:w="1350" w:type="dxa"/>
            <w:tcMar>
              <w:top w:w="0" w:type="dxa"/>
              <w:left w:w="60" w:type="dxa"/>
              <w:bottom w:w="0" w:type="dxa"/>
              <w:right w:w="60" w:type="dxa"/>
            </w:tcMar>
            <w:vAlign w:val="center"/>
          </w:tcPr>
          <w:p w14:paraId="6A28FAE8" w14:textId="3A4C2EB2" w:rsidR="00EC1366" w:rsidRPr="00785D9F" w:rsidRDefault="00EC1366" w:rsidP="00785D9F">
            <w:pPr>
              <w:spacing w:before="60" w:after="60"/>
              <w:rPr>
                <w:rFonts w:eastAsia="Helvetica"/>
                <w:color w:val="000000"/>
                <w:sz w:val="20"/>
                <w:szCs w:val="20"/>
              </w:rPr>
            </w:pPr>
            <w:r w:rsidRPr="00785D9F">
              <w:rPr>
                <w:color w:val="333333"/>
                <w:sz w:val="20"/>
                <w:szCs w:val="20"/>
              </w:rPr>
              <w:t>0.5</w:t>
            </w:r>
          </w:p>
        </w:tc>
      </w:tr>
      <w:tr w:rsidR="005435BC" w:rsidRPr="006F1D1D" w14:paraId="35079B95" w14:textId="77777777" w:rsidTr="00CE2703">
        <w:trPr>
          <w:trHeight w:val="345"/>
        </w:trPr>
        <w:tc>
          <w:tcPr>
            <w:tcW w:w="3045" w:type="dxa"/>
            <w:tcMar>
              <w:top w:w="0" w:type="dxa"/>
              <w:left w:w="60" w:type="dxa"/>
              <w:bottom w:w="0" w:type="dxa"/>
              <w:right w:w="60" w:type="dxa"/>
            </w:tcMar>
          </w:tcPr>
          <w:p w14:paraId="6A7B7BE3" w14:textId="6CE9F8D6" w:rsidR="005435BC" w:rsidRPr="00785D9F" w:rsidRDefault="00A334DA" w:rsidP="00785D9F">
            <w:pPr>
              <w:spacing w:before="60" w:after="60"/>
              <w:rPr>
                <w:sz w:val="20"/>
                <w:szCs w:val="20"/>
              </w:rPr>
            </w:pPr>
            <w:r>
              <w:rPr>
                <w:sz w:val="20"/>
                <w:szCs w:val="20"/>
              </w:rPr>
              <w:t>Incisional hernia</w:t>
            </w:r>
          </w:p>
        </w:tc>
        <w:tc>
          <w:tcPr>
            <w:tcW w:w="2505" w:type="dxa"/>
            <w:tcMar>
              <w:top w:w="0" w:type="dxa"/>
              <w:left w:w="60" w:type="dxa"/>
              <w:bottom w:w="0" w:type="dxa"/>
              <w:right w:w="60" w:type="dxa"/>
            </w:tcMar>
          </w:tcPr>
          <w:p w14:paraId="1E4C9240" w14:textId="5BD4A8CF" w:rsidR="005435BC" w:rsidRPr="00785D9F" w:rsidRDefault="00EC1366" w:rsidP="00785D9F">
            <w:pPr>
              <w:spacing w:before="60" w:after="60"/>
              <w:rPr>
                <w:sz w:val="20"/>
                <w:szCs w:val="20"/>
              </w:rPr>
            </w:pPr>
            <w:r w:rsidRPr="00785D9F">
              <w:rPr>
                <w:sz w:val="20"/>
                <w:szCs w:val="20"/>
              </w:rPr>
              <w:t>19 (21%)</w:t>
            </w:r>
          </w:p>
        </w:tc>
        <w:tc>
          <w:tcPr>
            <w:tcW w:w="2580" w:type="dxa"/>
            <w:tcMar>
              <w:top w:w="0" w:type="dxa"/>
              <w:left w:w="60" w:type="dxa"/>
              <w:bottom w:w="0" w:type="dxa"/>
              <w:right w:w="60" w:type="dxa"/>
            </w:tcMar>
          </w:tcPr>
          <w:p w14:paraId="7A937278" w14:textId="1DAE6CF4" w:rsidR="005435BC" w:rsidRPr="00785D9F" w:rsidRDefault="00FD4E1C" w:rsidP="00785D9F">
            <w:pPr>
              <w:spacing w:before="60" w:after="60"/>
              <w:rPr>
                <w:sz w:val="20"/>
                <w:szCs w:val="20"/>
              </w:rPr>
            </w:pPr>
            <w:r>
              <w:rPr>
                <w:sz w:val="20"/>
                <w:szCs w:val="20"/>
              </w:rPr>
              <w:t>21 (23%)</w:t>
            </w:r>
          </w:p>
        </w:tc>
        <w:tc>
          <w:tcPr>
            <w:tcW w:w="1350" w:type="dxa"/>
            <w:tcMar>
              <w:top w:w="0" w:type="dxa"/>
              <w:left w:w="60" w:type="dxa"/>
              <w:bottom w:w="0" w:type="dxa"/>
              <w:right w:w="60" w:type="dxa"/>
            </w:tcMar>
          </w:tcPr>
          <w:p w14:paraId="059B61E7" w14:textId="47F26083" w:rsidR="005435BC" w:rsidRPr="00785D9F" w:rsidRDefault="00FD4E1C" w:rsidP="00785D9F">
            <w:pPr>
              <w:spacing w:before="60" w:after="60"/>
              <w:rPr>
                <w:sz w:val="20"/>
                <w:szCs w:val="20"/>
              </w:rPr>
            </w:pPr>
            <w:r>
              <w:rPr>
                <w:sz w:val="20"/>
                <w:szCs w:val="20"/>
              </w:rPr>
              <w:t>0.9</w:t>
            </w:r>
          </w:p>
        </w:tc>
      </w:tr>
      <w:tr w:rsidR="00785D9F" w:rsidRPr="006F1D1D" w14:paraId="1BEF7806" w14:textId="77777777" w:rsidTr="00793302">
        <w:trPr>
          <w:trHeight w:val="345"/>
        </w:trPr>
        <w:tc>
          <w:tcPr>
            <w:tcW w:w="3045" w:type="dxa"/>
            <w:tcMar>
              <w:top w:w="0" w:type="dxa"/>
              <w:left w:w="60" w:type="dxa"/>
              <w:bottom w:w="0" w:type="dxa"/>
              <w:right w:w="60" w:type="dxa"/>
            </w:tcMar>
          </w:tcPr>
          <w:p w14:paraId="24275DEF" w14:textId="1D569800" w:rsidR="00785D9F" w:rsidRPr="00785D9F" w:rsidRDefault="00785D9F" w:rsidP="00785D9F">
            <w:pPr>
              <w:spacing w:before="60" w:after="60"/>
              <w:rPr>
                <w:sz w:val="20"/>
                <w:szCs w:val="20"/>
              </w:rPr>
            </w:pPr>
            <w:r w:rsidRPr="00785D9F">
              <w:rPr>
                <w:sz w:val="20"/>
                <w:szCs w:val="20"/>
              </w:rPr>
              <w:t>Anastomotic stenosis</w:t>
            </w:r>
          </w:p>
        </w:tc>
        <w:tc>
          <w:tcPr>
            <w:tcW w:w="2505" w:type="dxa"/>
            <w:tcMar>
              <w:top w:w="0" w:type="dxa"/>
              <w:left w:w="60" w:type="dxa"/>
              <w:bottom w:w="0" w:type="dxa"/>
              <w:right w:w="60" w:type="dxa"/>
            </w:tcMar>
            <w:vAlign w:val="center"/>
          </w:tcPr>
          <w:p w14:paraId="154B6B93" w14:textId="0820E810" w:rsidR="00785D9F" w:rsidRPr="00785D9F" w:rsidRDefault="00785D9F" w:rsidP="00785D9F">
            <w:pPr>
              <w:spacing w:before="60" w:after="60"/>
              <w:rPr>
                <w:sz w:val="20"/>
                <w:szCs w:val="20"/>
              </w:rPr>
            </w:pPr>
            <w:r w:rsidRPr="00785D9F">
              <w:rPr>
                <w:color w:val="333333"/>
                <w:sz w:val="20"/>
                <w:szCs w:val="20"/>
              </w:rPr>
              <w:t>1 (1.1%)</w:t>
            </w:r>
          </w:p>
        </w:tc>
        <w:tc>
          <w:tcPr>
            <w:tcW w:w="2580" w:type="dxa"/>
            <w:tcMar>
              <w:top w:w="0" w:type="dxa"/>
              <w:left w:w="60" w:type="dxa"/>
              <w:bottom w:w="0" w:type="dxa"/>
              <w:right w:w="60" w:type="dxa"/>
            </w:tcMar>
            <w:vAlign w:val="center"/>
          </w:tcPr>
          <w:p w14:paraId="096AA067" w14:textId="71735094" w:rsidR="00785D9F" w:rsidRPr="00785D9F" w:rsidRDefault="00785D9F" w:rsidP="00785D9F">
            <w:pPr>
              <w:spacing w:before="60" w:after="60"/>
              <w:rPr>
                <w:sz w:val="20"/>
                <w:szCs w:val="20"/>
              </w:rPr>
            </w:pPr>
            <w:r w:rsidRPr="00785D9F">
              <w:rPr>
                <w:color w:val="333333"/>
                <w:sz w:val="20"/>
                <w:szCs w:val="20"/>
              </w:rPr>
              <w:t>2 (2.2%)</w:t>
            </w:r>
          </w:p>
        </w:tc>
        <w:tc>
          <w:tcPr>
            <w:tcW w:w="1350" w:type="dxa"/>
            <w:tcMar>
              <w:top w:w="0" w:type="dxa"/>
              <w:left w:w="60" w:type="dxa"/>
              <w:bottom w:w="0" w:type="dxa"/>
              <w:right w:w="60" w:type="dxa"/>
            </w:tcMar>
          </w:tcPr>
          <w:p w14:paraId="5A983328" w14:textId="461C8D96" w:rsidR="00785D9F" w:rsidRPr="00785D9F" w:rsidRDefault="00785D9F" w:rsidP="00785D9F">
            <w:pPr>
              <w:spacing w:before="60" w:after="60"/>
              <w:rPr>
                <w:i/>
                <w:iCs/>
                <w:sz w:val="20"/>
                <w:szCs w:val="20"/>
              </w:rPr>
            </w:pPr>
            <w:r>
              <w:rPr>
                <w:i/>
                <w:iCs/>
                <w:sz w:val="20"/>
                <w:szCs w:val="20"/>
              </w:rPr>
              <w:t>NS</w:t>
            </w:r>
          </w:p>
        </w:tc>
      </w:tr>
      <w:tr w:rsidR="00785D9F" w:rsidRPr="006F1D1D" w14:paraId="5126E2AF" w14:textId="77777777" w:rsidTr="003E107F">
        <w:trPr>
          <w:trHeight w:val="345"/>
        </w:trPr>
        <w:tc>
          <w:tcPr>
            <w:tcW w:w="3045" w:type="dxa"/>
            <w:tcMar>
              <w:top w:w="0" w:type="dxa"/>
              <w:left w:w="60" w:type="dxa"/>
              <w:bottom w:w="0" w:type="dxa"/>
              <w:right w:w="60" w:type="dxa"/>
            </w:tcMar>
          </w:tcPr>
          <w:p w14:paraId="00FF002D" w14:textId="36F8BABD" w:rsidR="00785D9F" w:rsidRPr="00785D9F" w:rsidRDefault="00785D9F" w:rsidP="00785D9F">
            <w:pPr>
              <w:spacing w:before="60" w:after="60"/>
              <w:rPr>
                <w:sz w:val="20"/>
                <w:szCs w:val="20"/>
              </w:rPr>
            </w:pPr>
            <w:r w:rsidRPr="00785D9F">
              <w:rPr>
                <w:sz w:val="20"/>
                <w:szCs w:val="20"/>
              </w:rPr>
              <w:t>Recurrence of diverticulitis</w:t>
            </w:r>
          </w:p>
        </w:tc>
        <w:tc>
          <w:tcPr>
            <w:tcW w:w="2505" w:type="dxa"/>
            <w:tcMar>
              <w:top w:w="0" w:type="dxa"/>
              <w:left w:w="60" w:type="dxa"/>
              <w:bottom w:w="0" w:type="dxa"/>
              <w:right w:w="60" w:type="dxa"/>
            </w:tcMar>
            <w:vAlign w:val="center"/>
          </w:tcPr>
          <w:p w14:paraId="51B67B57" w14:textId="29B21026" w:rsidR="00785D9F" w:rsidRPr="00785D9F" w:rsidRDefault="00785D9F" w:rsidP="00785D9F">
            <w:pPr>
              <w:spacing w:before="60" w:after="60"/>
              <w:rPr>
                <w:sz w:val="20"/>
                <w:szCs w:val="20"/>
              </w:rPr>
            </w:pPr>
            <w:r w:rsidRPr="00785D9F">
              <w:rPr>
                <w:color w:val="333333"/>
                <w:sz w:val="20"/>
                <w:szCs w:val="20"/>
              </w:rPr>
              <w:t>2 (2.2%)</w:t>
            </w:r>
          </w:p>
        </w:tc>
        <w:tc>
          <w:tcPr>
            <w:tcW w:w="2580" w:type="dxa"/>
            <w:tcMar>
              <w:top w:w="0" w:type="dxa"/>
              <w:left w:w="60" w:type="dxa"/>
              <w:bottom w:w="0" w:type="dxa"/>
              <w:right w:w="60" w:type="dxa"/>
            </w:tcMar>
            <w:vAlign w:val="center"/>
          </w:tcPr>
          <w:p w14:paraId="60A68CE6" w14:textId="051C4C91" w:rsidR="00785D9F" w:rsidRPr="00785D9F" w:rsidRDefault="00785D9F" w:rsidP="00785D9F">
            <w:pPr>
              <w:spacing w:before="60" w:after="60"/>
              <w:rPr>
                <w:sz w:val="20"/>
                <w:szCs w:val="20"/>
              </w:rPr>
            </w:pPr>
            <w:r w:rsidRPr="00785D9F">
              <w:rPr>
                <w:color w:val="333333"/>
                <w:sz w:val="20"/>
                <w:szCs w:val="20"/>
              </w:rPr>
              <w:t>0 (0%)</w:t>
            </w:r>
          </w:p>
        </w:tc>
        <w:tc>
          <w:tcPr>
            <w:tcW w:w="1350" w:type="dxa"/>
            <w:tcMar>
              <w:top w:w="0" w:type="dxa"/>
              <w:left w:w="60" w:type="dxa"/>
              <w:bottom w:w="0" w:type="dxa"/>
              <w:right w:w="60" w:type="dxa"/>
            </w:tcMar>
          </w:tcPr>
          <w:p w14:paraId="7078461E" w14:textId="5B97ABB1" w:rsidR="00785D9F" w:rsidRPr="00785D9F" w:rsidRDefault="00785D9F" w:rsidP="00785D9F">
            <w:pPr>
              <w:spacing w:before="60" w:after="60"/>
              <w:rPr>
                <w:i/>
                <w:iCs/>
                <w:sz w:val="20"/>
                <w:szCs w:val="20"/>
              </w:rPr>
            </w:pPr>
            <w:r>
              <w:rPr>
                <w:i/>
                <w:iCs/>
                <w:sz w:val="20"/>
                <w:szCs w:val="20"/>
              </w:rPr>
              <w:t>NS</w:t>
            </w:r>
          </w:p>
        </w:tc>
      </w:tr>
      <w:tr w:rsidR="00785D9F" w:rsidRPr="00785D9F" w14:paraId="2C6EA59C" w14:textId="77777777" w:rsidTr="00CE2703">
        <w:trPr>
          <w:trHeight w:val="345"/>
        </w:trPr>
        <w:tc>
          <w:tcPr>
            <w:tcW w:w="9480" w:type="dxa"/>
            <w:gridSpan w:val="4"/>
            <w:tcBorders>
              <w:top w:val="single" w:sz="4" w:space="0" w:color="auto"/>
              <w:bottom w:val="single" w:sz="4" w:space="0" w:color="auto"/>
            </w:tcBorders>
            <w:tcMar>
              <w:top w:w="0" w:type="dxa"/>
              <w:left w:w="60" w:type="dxa"/>
              <w:bottom w:w="0" w:type="dxa"/>
              <w:right w:w="60" w:type="dxa"/>
            </w:tcMar>
          </w:tcPr>
          <w:p w14:paraId="5FDFEC07" w14:textId="37BBF94F" w:rsidR="00785D9F" w:rsidRPr="00785D9F" w:rsidRDefault="00785D9F" w:rsidP="00785D9F">
            <w:pPr>
              <w:spacing w:before="60" w:after="60"/>
              <w:ind w:right="419"/>
              <w:rPr>
                <w:sz w:val="20"/>
                <w:szCs w:val="20"/>
                <w:lang w:val="en-GB"/>
              </w:rPr>
            </w:pPr>
            <w:r w:rsidRPr="00785D9F">
              <w:rPr>
                <w:sz w:val="20"/>
                <w:szCs w:val="20"/>
                <w:lang w:val="en-GB"/>
              </w:rPr>
              <w:t>ICU, intensive care unit; NS, not significant</w:t>
            </w:r>
          </w:p>
        </w:tc>
      </w:tr>
    </w:tbl>
    <w:p w14:paraId="1D939B08" w14:textId="77777777" w:rsidR="00594BD8" w:rsidRDefault="005B26A6">
      <w:pPr>
        <w:pStyle w:val="p1"/>
      </w:pPr>
      <w:r>
        <w:rPr>
          <w:b/>
          <w:bCs/>
        </w:rPr>
        <w:br w:type="page"/>
      </w:r>
      <w:r w:rsidR="00594BD8">
        <w:rPr>
          <w:b/>
          <w:bCs/>
        </w:rPr>
        <w:lastRenderedPageBreak/>
        <w:t>Table 4. Cox proportional hazards model for time to stoma closure.</w:t>
      </w:r>
    </w:p>
    <w:p w14:paraId="42AF41AC" w14:textId="35074D78" w:rsidR="00594BD8" w:rsidRDefault="00594BD8" w:rsidP="00594BD8">
      <w:pPr>
        <w:pStyle w:val="p2"/>
      </w:pPr>
      <w:r>
        <w:t>Results from a Cox proportional hazards model with robust standard errors clustered by matched pairs, assessing the association between surgical procedure and time to stoma closure.</w:t>
      </w:r>
      <w:del w:id="16" w:author="MARIANI Antoine" w:date="2025-12-16T18:01:00Z">
        <w:r w:rsidDel="00076C90">
          <w:delText xml:space="preserve"> In this model, OPA was associated with a significantly higher rate of stoma closure compared with LHP</w:delText>
        </w:r>
      </w:del>
      <w:r>
        <w:t>.</w:t>
      </w:r>
    </w:p>
    <w:tbl>
      <w:tblPr>
        <w:tblW w:w="0" w:type="auto"/>
        <w:jc w:val="center"/>
        <w:tblLayout w:type="fixed"/>
        <w:tblLook w:val="0420" w:firstRow="1" w:lastRow="0" w:firstColumn="0" w:lastColumn="0" w:noHBand="0" w:noVBand="1"/>
      </w:tblPr>
      <w:tblGrid>
        <w:gridCol w:w="3845"/>
        <w:gridCol w:w="2624"/>
        <w:gridCol w:w="1389"/>
        <w:gridCol w:w="1181"/>
      </w:tblGrid>
      <w:tr w:rsidR="00594BD8" w:rsidRPr="00107721" w14:paraId="6238A025" w14:textId="77777777" w:rsidTr="006C2C10">
        <w:trPr>
          <w:tblHeader/>
          <w:jc w:val="center"/>
        </w:trPr>
        <w:tc>
          <w:tcPr>
            <w:tcW w:w="384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67DE6AF"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sidRPr="00107721">
              <w:rPr>
                <w:rFonts w:eastAsia="Helvetica"/>
                <w:color w:val="000000"/>
                <w:sz w:val="20"/>
                <w:szCs w:val="20"/>
              </w:rPr>
              <w:t>Variable</w:t>
            </w:r>
          </w:p>
        </w:tc>
        <w:tc>
          <w:tcPr>
            <w:tcW w:w="2624"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707C3F5" w14:textId="43E7EFC6"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Hazard Ratio</w:t>
            </w:r>
            <w:r w:rsidR="00297ED9" w:rsidRPr="00107721">
              <w:rPr>
                <w:rFonts w:eastAsia="Helvetica"/>
                <w:color w:val="000000"/>
                <w:sz w:val="20"/>
                <w:szCs w:val="20"/>
                <w:vertAlign w:val="superscript"/>
              </w:rPr>
              <w:t>1</w:t>
            </w:r>
            <w:r w:rsidRPr="00107721">
              <w:rPr>
                <w:rFonts w:eastAsia="Helvetica"/>
                <w:color w:val="000000"/>
                <w:sz w:val="20"/>
                <w:szCs w:val="20"/>
              </w:rPr>
              <w:t xml:space="preserve"> </w:t>
            </w:r>
          </w:p>
        </w:tc>
        <w:tc>
          <w:tcPr>
            <w:tcW w:w="1389"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FF5558F"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b/>
                <w:color w:val="000000"/>
                <w:sz w:val="20"/>
                <w:szCs w:val="20"/>
              </w:rPr>
              <w:t>95% CI</w:t>
            </w:r>
            <w:r w:rsidRPr="00107721">
              <w:rPr>
                <w:rFonts w:eastAsia="Helvetica"/>
                <w:color w:val="000000"/>
                <w:sz w:val="20"/>
                <w:szCs w:val="20"/>
                <w:vertAlign w:val="superscript"/>
              </w:rPr>
              <w:t>1</w:t>
            </w:r>
          </w:p>
        </w:tc>
        <w:tc>
          <w:tcPr>
            <w:tcW w:w="118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E03AB3"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b/>
                <w:color w:val="000000"/>
                <w:sz w:val="20"/>
                <w:szCs w:val="20"/>
              </w:rPr>
              <w:t>p-value</w:t>
            </w:r>
            <w:r w:rsidRPr="00107721">
              <w:rPr>
                <w:rFonts w:eastAsia="Helvetica"/>
                <w:color w:val="000000"/>
                <w:sz w:val="20"/>
                <w:szCs w:val="20"/>
                <w:vertAlign w:val="superscript"/>
              </w:rPr>
              <w:t>1</w:t>
            </w:r>
          </w:p>
        </w:tc>
      </w:tr>
      <w:tr w:rsidR="00594BD8" w:rsidRPr="00107721" w14:paraId="1D2C88E4" w14:textId="77777777" w:rsidTr="006C2C10">
        <w:trPr>
          <w:jc w:val="center"/>
        </w:trPr>
        <w:tc>
          <w:tcPr>
            <w:tcW w:w="384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31649158"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Pr>
                <w:rFonts w:eastAsia="Helvetica"/>
                <w:color w:val="000000"/>
                <w:sz w:val="20"/>
                <w:szCs w:val="20"/>
              </w:rPr>
              <w:t>Laparoscopic Hartmann</w:t>
            </w:r>
          </w:p>
        </w:tc>
        <w:tc>
          <w:tcPr>
            <w:tcW w:w="262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7A28B801"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w:t>
            </w:r>
          </w:p>
        </w:tc>
        <w:tc>
          <w:tcPr>
            <w:tcW w:w="1389"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0727F2CE"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w:t>
            </w:r>
          </w:p>
        </w:tc>
        <w:tc>
          <w:tcPr>
            <w:tcW w:w="118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tcPr>
          <w:p w14:paraId="229A86A7"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p>
        </w:tc>
      </w:tr>
      <w:tr w:rsidR="00594BD8" w:rsidRPr="00107721" w14:paraId="40A9C160" w14:textId="77777777" w:rsidTr="006C2C10">
        <w:trPr>
          <w:jc w:val="center"/>
        </w:trPr>
        <w:tc>
          <w:tcPr>
            <w:tcW w:w="384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508C4C99"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21"/>
              <w:rPr>
                <w:rFonts w:eastAsia="Helvetica"/>
                <w:color w:val="000000"/>
                <w:sz w:val="20"/>
                <w:szCs w:val="20"/>
              </w:rPr>
            </w:pPr>
            <w:r>
              <w:rPr>
                <w:rFonts w:eastAsia="Helvetica"/>
                <w:color w:val="000000"/>
                <w:sz w:val="20"/>
                <w:szCs w:val="20"/>
              </w:rPr>
              <w:t>Open Primary Anastomosis with Ileostomy</w:t>
            </w:r>
          </w:p>
        </w:tc>
        <w:tc>
          <w:tcPr>
            <w:tcW w:w="2624"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31636525"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1.84</w:t>
            </w:r>
          </w:p>
        </w:tc>
        <w:tc>
          <w:tcPr>
            <w:tcW w:w="1389"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4D2C14EE"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1.39, 2.44</w:t>
            </w:r>
          </w:p>
        </w:tc>
        <w:tc>
          <w:tcPr>
            <w:tcW w:w="118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tcPr>
          <w:p w14:paraId="2F2BDC28"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jc w:val="center"/>
              <w:rPr>
                <w:rFonts w:eastAsia="Helvetica"/>
                <w:color w:val="000000"/>
                <w:sz w:val="20"/>
                <w:szCs w:val="20"/>
              </w:rPr>
            </w:pPr>
            <w:r w:rsidRPr="00107721">
              <w:rPr>
                <w:rFonts w:eastAsia="Helvetica"/>
                <w:color w:val="000000"/>
                <w:sz w:val="20"/>
                <w:szCs w:val="20"/>
              </w:rPr>
              <w:t>&lt;0.001</w:t>
            </w:r>
          </w:p>
        </w:tc>
      </w:tr>
      <w:tr w:rsidR="00594BD8" w:rsidRPr="00107721" w14:paraId="13FA52D7" w14:textId="77777777" w:rsidTr="006C2C10">
        <w:trPr>
          <w:jc w:val="center"/>
        </w:trPr>
        <w:tc>
          <w:tcPr>
            <w:tcW w:w="9039"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B6C475B" w14:textId="27736A99"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42" w:right="102"/>
              <w:rPr>
                <w:rFonts w:eastAsia="Helvetica"/>
                <w:color w:val="000000"/>
                <w:sz w:val="20"/>
                <w:szCs w:val="20"/>
              </w:rPr>
            </w:pPr>
            <w:r w:rsidRPr="00107721">
              <w:rPr>
                <w:rFonts w:eastAsia="Helvetica"/>
                <w:color w:val="000000"/>
                <w:sz w:val="20"/>
                <w:szCs w:val="20"/>
                <w:vertAlign w:val="superscript"/>
              </w:rPr>
              <w:t>1</w:t>
            </w:r>
            <w:r w:rsidRPr="00107721">
              <w:rPr>
                <w:rFonts w:eastAsia="Helvetica"/>
                <w:color w:val="000000"/>
                <w:sz w:val="20"/>
                <w:szCs w:val="20"/>
              </w:rPr>
              <w:t>Hazard ratios were obtained using a Cox proportional hazards model with robust standard errors clustered on matched pairs.</w:t>
            </w:r>
            <w:r w:rsidR="00270C56">
              <w:rPr>
                <w:rFonts w:eastAsia="Helvetica"/>
                <w:color w:val="000000"/>
                <w:sz w:val="20"/>
                <w:szCs w:val="20"/>
              </w:rPr>
              <w:t xml:space="preserve"> HR greater than 1 indicates a higher risk of stoma closure, corresponding to a shorter time to stoma-free status.</w:t>
            </w:r>
          </w:p>
        </w:tc>
      </w:tr>
      <w:tr w:rsidR="00594BD8" w:rsidRPr="00107721" w14:paraId="532E327F" w14:textId="77777777" w:rsidTr="006C2C10">
        <w:trPr>
          <w:jc w:val="center"/>
        </w:trPr>
        <w:tc>
          <w:tcPr>
            <w:tcW w:w="9039" w:type="dxa"/>
            <w:gridSpan w:val="4"/>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548C159" w14:textId="77777777" w:rsidR="00594BD8" w:rsidRPr="00107721" w:rsidRDefault="00594BD8" w:rsidP="006C2C10">
            <w:pPr>
              <w:pBdr>
                <w:top w:val="none" w:sz="0" w:space="0" w:color="000000"/>
                <w:left w:val="none" w:sz="0" w:space="0" w:color="000000"/>
                <w:bottom w:val="none" w:sz="0" w:space="0" w:color="000000"/>
                <w:right w:val="none" w:sz="0" w:space="0" w:color="000000"/>
              </w:pBdr>
              <w:spacing w:before="60" w:after="60"/>
              <w:ind w:left="100" w:right="102"/>
              <w:rPr>
                <w:rFonts w:eastAsia="Helvetica"/>
                <w:color w:val="000000"/>
                <w:sz w:val="20"/>
                <w:szCs w:val="20"/>
              </w:rPr>
            </w:pPr>
            <w:r w:rsidRPr="00107721">
              <w:rPr>
                <w:rFonts w:eastAsia="Helvetica"/>
                <w:color w:val="000000"/>
                <w:sz w:val="20"/>
                <w:szCs w:val="20"/>
              </w:rPr>
              <w:t>Abbreviations: CI = Confidence Interval, HR = Hazard Ratio</w:t>
            </w:r>
          </w:p>
        </w:tc>
      </w:tr>
    </w:tbl>
    <w:p w14:paraId="1011B649" w14:textId="0C0503EB" w:rsidR="0028401D" w:rsidRDefault="0028401D" w:rsidP="0028401D">
      <w:pPr>
        <w:pStyle w:val="p1"/>
      </w:pPr>
    </w:p>
    <w:p w14:paraId="3788AD6F" w14:textId="77777777" w:rsidR="0028401D" w:rsidRDefault="0028401D">
      <w:pPr>
        <w:rPr>
          <w:b/>
          <w:bCs/>
        </w:rPr>
      </w:pPr>
    </w:p>
    <w:p w14:paraId="69260A58" w14:textId="77777777" w:rsidR="0028401D" w:rsidRDefault="0028401D">
      <w:pPr>
        <w:rPr>
          <w:b/>
          <w:bCs/>
        </w:rPr>
      </w:pPr>
    </w:p>
    <w:p w14:paraId="1D992826" w14:textId="11724DF9" w:rsidR="0028401D" w:rsidRDefault="0028401D">
      <w:pPr>
        <w:rPr>
          <w:b/>
          <w:bCs/>
        </w:rPr>
      </w:pPr>
      <w:r>
        <w:rPr>
          <w:b/>
          <w:bCs/>
        </w:rPr>
        <w:br w:type="page"/>
      </w:r>
    </w:p>
    <w:p w14:paraId="7FBB4F84" w14:textId="000969DE" w:rsidR="005B26A6" w:rsidRDefault="00297ED9">
      <w:pPr>
        <w:rPr>
          <w:b/>
          <w:bCs/>
        </w:rPr>
      </w:pPr>
      <w:r>
        <w:rPr>
          <w:b/>
          <w:bCs/>
        </w:rPr>
        <w:lastRenderedPageBreak/>
        <w:t xml:space="preserve">Figure </w:t>
      </w:r>
      <w:proofErr w:type="gramStart"/>
      <w:r>
        <w:rPr>
          <w:b/>
          <w:bCs/>
        </w:rPr>
        <w:t>1 :</w:t>
      </w:r>
      <w:proofErr w:type="gramEnd"/>
      <w:r>
        <w:rPr>
          <w:b/>
          <w:bCs/>
        </w:rPr>
        <w:t xml:space="preserve"> Flow chart for </w:t>
      </w:r>
      <w:proofErr w:type="gramStart"/>
      <w:r>
        <w:rPr>
          <w:b/>
          <w:bCs/>
        </w:rPr>
        <w:t>patients</w:t>
      </w:r>
      <w:proofErr w:type="gramEnd"/>
      <w:r>
        <w:rPr>
          <w:b/>
          <w:bCs/>
        </w:rPr>
        <w:t xml:space="preserve"> inclusion</w:t>
      </w:r>
    </w:p>
    <w:p w14:paraId="31086F8E" w14:textId="77777777" w:rsidR="00B44401" w:rsidRDefault="00B44401">
      <w:pPr>
        <w:rPr>
          <w:b/>
          <w:bCs/>
        </w:rPr>
      </w:pPr>
    </w:p>
    <w:p w14:paraId="55C4BDC9" w14:textId="6461213E" w:rsidR="00CC43C3" w:rsidRDefault="00B44401">
      <w:pPr>
        <w:rPr>
          <w:b/>
          <w:bCs/>
        </w:rPr>
      </w:pPr>
      <w:r>
        <w:rPr>
          <w:b/>
          <w:bCs/>
          <w:noProof/>
        </w:rPr>
        <w:drawing>
          <wp:inline distT="0" distB="0" distL="0" distR="0" wp14:anchorId="7D45269B" wp14:editId="0D1C789D">
            <wp:extent cx="5666105" cy="3569335"/>
            <wp:effectExtent l="0" t="0" r="0" b="0"/>
            <wp:docPr id="1625882191" name="Graphic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882191" name="Graphic 1625882191"/>
                    <pic:cNvPicPr/>
                  </pic:nvPicPr>
                  <pic:blipFill>
                    <a:blip r:embed="rId12">
                      <a:extLst>
                        <a:ext uri="{96DAC541-7B7A-43D3-8B79-37D633B846F1}">
                          <asvg:svgBlip xmlns:asvg="http://schemas.microsoft.com/office/drawing/2016/SVG/main" r:embed="rId13"/>
                        </a:ext>
                      </a:extLst>
                    </a:blip>
                    <a:stretch>
                      <a:fillRect/>
                    </a:stretch>
                  </pic:blipFill>
                  <pic:spPr>
                    <a:xfrm>
                      <a:off x="0" y="0"/>
                      <a:ext cx="5666105" cy="3569335"/>
                    </a:xfrm>
                    <a:prstGeom prst="rect">
                      <a:avLst/>
                    </a:prstGeom>
                  </pic:spPr>
                </pic:pic>
              </a:graphicData>
            </a:graphic>
          </wp:inline>
        </w:drawing>
      </w:r>
    </w:p>
    <w:p w14:paraId="6C5EDBA3" w14:textId="476A5827" w:rsidR="00297ED9" w:rsidRDefault="00297ED9">
      <w:pPr>
        <w:rPr>
          <w:b/>
          <w:bCs/>
        </w:rPr>
      </w:pPr>
      <w:r>
        <w:rPr>
          <w:b/>
          <w:bCs/>
        </w:rPr>
        <w:br w:type="page"/>
      </w:r>
    </w:p>
    <w:p w14:paraId="551664A6" w14:textId="1C07A558" w:rsidR="006B3587" w:rsidRDefault="00785D9F" w:rsidP="00660046">
      <w:pPr>
        <w:ind w:right="419"/>
        <w:rPr>
          <w:b/>
          <w:bCs/>
        </w:rPr>
      </w:pPr>
      <w:r>
        <w:rPr>
          <w:b/>
          <w:bCs/>
        </w:rPr>
        <w:lastRenderedPageBreak/>
        <w:t xml:space="preserve">Figure </w:t>
      </w:r>
      <w:proofErr w:type="gramStart"/>
      <w:r w:rsidR="00297ED9">
        <w:rPr>
          <w:b/>
          <w:bCs/>
        </w:rPr>
        <w:t>2</w:t>
      </w:r>
      <w:r w:rsidR="005B26A6">
        <w:rPr>
          <w:b/>
          <w:bCs/>
        </w:rPr>
        <w:t xml:space="preserve"> :</w:t>
      </w:r>
      <w:proofErr w:type="gramEnd"/>
      <w:r w:rsidR="005B26A6">
        <w:rPr>
          <w:b/>
          <w:bCs/>
        </w:rPr>
        <w:t xml:space="preserve"> Probability of being stoma-free </w:t>
      </w:r>
      <w:r w:rsidR="005B26A6" w:rsidRPr="005B26A6">
        <w:rPr>
          <w:b/>
          <w:bCs/>
        </w:rPr>
        <w:t xml:space="preserve">up to 24 months after index surgery in propensity score-matched patients, comparing </w:t>
      </w:r>
      <w:r w:rsidR="005B26A6">
        <w:rPr>
          <w:b/>
          <w:bCs/>
        </w:rPr>
        <w:t>LHP (red) versus OPA (blue).</w:t>
      </w:r>
      <w:r w:rsidR="005B26A6" w:rsidRPr="005B26A6">
        <w:rPr>
          <w:b/>
          <w:bCs/>
        </w:rPr>
        <w:t xml:space="preserve"> </w:t>
      </w:r>
      <w:r w:rsidR="005B26A6" w:rsidRPr="0028401D">
        <w:t>Kaplan-Meier estimates of the probability of remaining stoma-free (stoma-free survival) are shown for patients undergoing LHP compared with those undergoing OPA, with follow-up censored at 24 months. The difference between groups was assessed using a stratified log-rank test accounting for the matched pairs. Corresponding p-value from the stratified log-rank test is reported. Numbers of patients at risk at selected time points are shown below the plot.</w:t>
      </w:r>
    </w:p>
    <w:p w14:paraId="54FAAC69" w14:textId="4CB60D9E" w:rsidR="00297ED9" w:rsidRDefault="0028401D" w:rsidP="00660046">
      <w:pPr>
        <w:ind w:right="419"/>
        <w:rPr>
          <w:b/>
          <w:bCs/>
        </w:rPr>
      </w:pPr>
      <w:r>
        <w:rPr>
          <w:b/>
          <w:bCs/>
          <w:noProof/>
        </w:rPr>
        <w:drawing>
          <wp:inline distT="0" distB="0" distL="0" distR="0" wp14:anchorId="39291863" wp14:editId="63EDDC3E">
            <wp:extent cx="5666105" cy="3399790"/>
            <wp:effectExtent l="0" t="0" r="0" b="3810"/>
            <wp:docPr id="1353042145" name="Graphic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042145" name="Graphic 1353042145"/>
                    <pic:cNvPicPr/>
                  </pic:nvPicPr>
                  <pic:blipFill>
                    <a:blip r:embed="rId14">
                      <a:extLst>
                        <a:ext uri="{96DAC541-7B7A-43D3-8B79-37D633B846F1}">
                          <asvg:svgBlip xmlns:asvg="http://schemas.microsoft.com/office/drawing/2016/SVG/main" r:embed="rId15"/>
                        </a:ext>
                      </a:extLst>
                    </a:blip>
                    <a:stretch>
                      <a:fillRect/>
                    </a:stretch>
                  </pic:blipFill>
                  <pic:spPr>
                    <a:xfrm>
                      <a:off x="0" y="0"/>
                      <a:ext cx="5666105" cy="3399790"/>
                    </a:xfrm>
                    <a:prstGeom prst="rect">
                      <a:avLst/>
                    </a:prstGeom>
                  </pic:spPr>
                </pic:pic>
              </a:graphicData>
            </a:graphic>
          </wp:inline>
        </w:drawing>
      </w:r>
    </w:p>
    <w:p w14:paraId="7F3533B9" w14:textId="77777777" w:rsidR="00297ED9" w:rsidRDefault="00297ED9">
      <w:pPr>
        <w:rPr>
          <w:b/>
          <w:bCs/>
        </w:rPr>
      </w:pPr>
      <w:r>
        <w:rPr>
          <w:b/>
          <w:bCs/>
        </w:rPr>
        <w:br w:type="page"/>
      </w:r>
    </w:p>
    <w:p w14:paraId="03107C8F" w14:textId="126478AA" w:rsidR="00297ED9" w:rsidRPr="00297ED9" w:rsidRDefault="00297ED9" w:rsidP="00297ED9">
      <w:pPr>
        <w:ind w:right="419"/>
        <w:rPr>
          <w:b/>
          <w:bCs/>
        </w:rPr>
      </w:pPr>
      <w:r>
        <w:rPr>
          <w:b/>
          <w:bCs/>
        </w:rPr>
        <w:lastRenderedPageBreak/>
        <w:t>Supplementary Figure S</w:t>
      </w:r>
      <w:proofErr w:type="gramStart"/>
      <w:r>
        <w:rPr>
          <w:b/>
          <w:bCs/>
        </w:rPr>
        <w:t>1 :</w:t>
      </w:r>
      <w:proofErr w:type="gramEnd"/>
      <w:r>
        <w:rPr>
          <w:b/>
          <w:bCs/>
        </w:rPr>
        <w:t xml:space="preserve"> Covariate </w:t>
      </w:r>
      <w:proofErr w:type="spellStart"/>
      <w:r w:rsidRPr="00297ED9">
        <w:rPr>
          <w:b/>
          <w:bCs/>
        </w:rPr>
        <w:t>Covariate</w:t>
      </w:r>
      <w:proofErr w:type="spellEnd"/>
      <w:r w:rsidRPr="00297ED9">
        <w:rPr>
          <w:b/>
          <w:bCs/>
        </w:rPr>
        <w:t xml:space="preserve"> balance before and after propensity score</w:t>
      </w:r>
      <w:r>
        <w:rPr>
          <w:b/>
          <w:bCs/>
        </w:rPr>
        <w:t xml:space="preserve"> </w:t>
      </w:r>
      <w:r w:rsidRPr="00297ED9">
        <w:rPr>
          <w:b/>
          <w:bCs/>
        </w:rPr>
        <w:t>matching.</w:t>
      </w:r>
    </w:p>
    <w:p w14:paraId="55CC4E74" w14:textId="4A007813" w:rsidR="00297ED9" w:rsidRPr="00297ED9" w:rsidRDefault="00297ED9" w:rsidP="00297ED9">
      <w:pPr>
        <w:ind w:right="419"/>
      </w:pPr>
      <w:r w:rsidRPr="00297ED9">
        <w:t>Standardized mean differences (SMD) are shown for all covariates in the unmatched (red) and matched (blue) samples. The vertical dotted line represents the predefined threshold for acceptable balance (SMD &lt; 0.1). After matching, all covariates exhibited SMD values &lt; 0.1, indicating excellent covariate balance between groups.</w:t>
      </w:r>
    </w:p>
    <w:p w14:paraId="73665120" w14:textId="0FB0E5A8" w:rsidR="00297ED9" w:rsidRDefault="00B44401">
      <w:pPr>
        <w:rPr>
          <w:b/>
          <w:bCs/>
        </w:rPr>
      </w:pPr>
      <w:r>
        <w:rPr>
          <w:b/>
          <w:bCs/>
          <w:noProof/>
        </w:rPr>
        <w:drawing>
          <wp:inline distT="0" distB="0" distL="0" distR="0" wp14:anchorId="10670DC4" wp14:editId="0F1C7901">
            <wp:extent cx="5666105" cy="3399790"/>
            <wp:effectExtent l="0" t="0" r="0" b="0"/>
            <wp:docPr id="1951505454" name="Graphic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505454" name="Graphic 1951505454"/>
                    <pic:cNvPicPr/>
                  </pic:nvPicPr>
                  <pic:blipFill>
                    <a:blip r:embed="rId16">
                      <a:extLst>
                        <a:ext uri="{96DAC541-7B7A-43D3-8B79-37D633B846F1}">
                          <asvg:svgBlip xmlns:asvg="http://schemas.microsoft.com/office/drawing/2016/SVG/main" r:embed="rId17"/>
                        </a:ext>
                      </a:extLst>
                    </a:blip>
                    <a:stretch>
                      <a:fillRect/>
                    </a:stretch>
                  </pic:blipFill>
                  <pic:spPr>
                    <a:xfrm>
                      <a:off x="0" y="0"/>
                      <a:ext cx="5666105" cy="3399790"/>
                    </a:xfrm>
                    <a:prstGeom prst="rect">
                      <a:avLst/>
                    </a:prstGeom>
                  </pic:spPr>
                </pic:pic>
              </a:graphicData>
            </a:graphic>
          </wp:inline>
        </w:drawing>
      </w:r>
      <w:r w:rsidR="00297ED9">
        <w:rPr>
          <w:b/>
          <w:bCs/>
        </w:rPr>
        <w:br w:type="page"/>
      </w:r>
    </w:p>
    <w:p w14:paraId="7DA1B034" w14:textId="1E6336FF" w:rsidR="00AB7D44" w:rsidRDefault="00297ED9" w:rsidP="00AB7D44">
      <w:pPr>
        <w:ind w:right="419"/>
        <w:rPr>
          <w:b/>
          <w:bCs/>
        </w:rPr>
      </w:pPr>
      <w:r>
        <w:rPr>
          <w:b/>
          <w:bCs/>
        </w:rPr>
        <w:lastRenderedPageBreak/>
        <w:t>Supplementary Figure S</w:t>
      </w:r>
      <w:proofErr w:type="gramStart"/>
      <w:r>
        <w:rPr>
          <w:b/>
          <w:bCs/>
        </w:rPr>
        <w:t>2 :</w:t>
      </w:r>
      <w:proofErr w:type="gramEnd"/>
      <w:r>
        <w:rPr>
          <w:b/>
          <w:bCs/>
        </w:rPr>
        <w:t xml:space="preserve"> </w:t>
      </w:r>
      <w:r w:rsidR="00AB7D44">
        <w:rPr>
          <w:b/>
          <w:bCs/>
        </w:rPr>
        <w:t xml:space="preserve">Probability of being stoma-free </w:t>
      </w:r>
      <w:r w:rsidR="00AB7D44" w:rsidRPr="005B26A6">
        <w:rPr>
          <w:b/>
          <w:bCs/>
        </w:rPr>
        <w:t xml:space="preserve">up to 24 months after index surgery in propensity score-matched patients, comparing </w:t>
      </w:r>
      <w:r w:rsidR="00AB7D44">
        <w:rPr>
          <w:b/>
          <w:bCs/>
        </w:rPr>
        <w:t>LHP not converted to open surgery (orange), LHP converted to open surgery (pink) and OPA (blue).</w:t>
      </w:r>
      <w:r w:rsidR="00AB7D44" w:rsidRPr="005B26A6">
        <w:rPr>
          <w:b/>
          <w:bCs/>
        </w:rPr>
        <w:t xml:space="preserve"> </w:t>
      </w:r>
      <w:r w:rsidR="00AB7D44" w:rsidRPr="0028401D">
        <w:t xml:space="preserve">Kaplan-Meier estimates of the probability of remaining stoma-free (stoma-free survival) are shown for patients undergoing LHP compared with those undergoing OPA, with follow-up censored at 24 months. </w:t>
      </w:r>
      <w:r w:rsidR="00AB7D44">
        <w:t xml:space="preserve">The difference between groups was assessed using Cox proportional hazards </w:t>
      </w:r>
      <w:r w:rsidR="00AB7D44" w:rsidRPr="00290B1D">
        <w:rPr>
          <w:bCs/>
        </w:rPr>
        <w:t>accounting for the matched design with robust standard errors</w:t>
      </w:r>
      <w:r w:rsidR="00AB7D44" w:rsidRPr="0028401D">
        <w:t>. Numbers of patients at risk at selected time points are shown below the plot.</w:t>
      </w:r>
    </w:p>
    <w:p w14:paraId="4A5586DD" w14:textId="3EF1B686" w:rsidR="00297ED9" w:rsidRPr="00AB7D44" w:rsidRDefault="00297ED9" w:rsidP="00660046">
      <w:pPr>
        <w:ind w:right="419"/>
        <w:rPr>
          <w:b/>
          <w:bCs/>
        </w:rPr>
      </w:pPr>
    </w:p>
    <w:p w14:paraId="1F91325E" w14:textId="77777777" w:rsidR="00AB7D44" w:rsidRDefault="00AB7D44" w:rsidP="00660046">
      <w:pPr>
        <w:ind w:right="419"/>
        <w:rPr>
          <w:b/>
          <w:bCs/>
        </w:rPr>
      </w:pPr>
    </w:p>
    <w:p w14:paraId="50FC52FC" w14:textId="284E85C4" w:rsidR="00AB7D44" w:rsidRDefault="00AB7D44" w:rsidP="00660046">
      <w:pPr>
        <w:ind w:right="419"/>
        <w:rPr>
          <w:b/>
          <w:bCs/>
        </w:rPr>
      </w:pPr>
      <w:r w:rsidRPr="00AB7D44">
        <w:rPr>
          <w:b/>
          <w:bCs/>
          <w:noProof/>
        </w:rPr>
        <w:drawing>
          <wp:inline distT="0" distB="0" distL="0" distR="0" wp14:anchorId="676E816D" wp14:editId="33CDAB62">
            <wp:extent cx="5666105" cy="2962275"/>
            <wp:effectExtent l="0" t="0" r="0" b="0"/>
            <wp:docPr id="901346943" name="Picture 1" descr="A graph of a number of pati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346943" name="Picture 1" descr="A graph of a number of patients&#10;&#10;AI-generated content may be incorrect."/>
                    <pic:cNvPicPr/>
                  </pic:nvPicPr>
                  <pic:blipFill>
                    <a:blip r:embed="rId18"/>
                    <a:stretch>
                      <a:fillRect/>
                    </a:stretch>
                  </pic:blipFill>
                  <pic:spPr>
                    <a:xfrm>
                      <a:off x="0" y="0"/>
                      <a:ext cx="5666105" cy="2962275"/>
                    </a:xfrm>
                    <a:prstGeom prst="rect">
                      <a:avLst/>
                    </a:prstGeom>
                  </pic:spPr>
                </pic:pic>
              </a:graphicData>
            </a:graphic>
          </wp:inline>
        </w:drawing>
      </w:r>
    </w:p>
    <w:p w14:paraId="53CB5181" w14:textId="77777777" w:rsidR="00AB7D44" w:rsidRDefault="00AB7D44" w:rsidP="00660046">
      <w:pPr>
        <w:ind w:right="419"/>
        <w:rPr>
          <w:b/>
          <w:bCs/>
        </w:rPr>
      </w:pPr>
    </w:p>
    <w:p w14:paraId="2A342FCC" w14:textId="77777777" w:rsidR="00AB7D44" w:rsidRPr="00297ED9" w:rsidRDefault="00AB7D44" w:rsidP="00660046">
      <w:pPr>
        <w:ind w:right="419"/>
        <w:rPr>
          <w:b/>
          <w:bCs/>
        </w:rPr>
      </w:pPr>
    </w:p>
    <w:sectPr w:rsidR="00AB7D44" w:rsidRPr="00297ED9" w:rsidSect="00145006">
      <w:type w:val="continuous"/>
      <w:pgSz w:w="11900" w:h="16840"/>
      <w:pgMar w:top="1417" w:right="1417" w:bottom="1417" w:left="1560"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NI Antoine" w:date="2026-01-12T20:13:00Z" w:initials="MA">
    <w:p w14:paraId="58D0E73E" w14:textId="79C13A7A" w:rsidR="00BB4476" w:rsidRPr="00BB4476" w:rsidRDefault="00BB4476">
      <w:pPr>
        <w:pStyle w:val="CommentText"/>
        <w:rPr>
          <w:lang w:val="fr-FR"/>
        </w:rPr>
      </w:pPr>
      <w:r>
        <w:rPr>
          <w:rStyle w:val="CommentReference"/>
        </w:rPr>
        <w:annotationRef/>
      </w:r>
      <w:r w:rsidRPr="00BB4476">
        <w:rPr>
          <w:lang w:val="fr-FR"/>
        </w:rPr>
        <w:t>A mettre plutôt dans d</w:t>
      </w:r>
      <w:r>
        <w:rPr>
          <w:lang w:val="fr-FR"/>
        </w:rPr>
        <w:t>iscussion car sinon risque de confusion dans notre population</w:t>
      </w:r>
    </w:p>
  </w:comment>
  <w:comment w:id="4" w:author="Thomas Husson" w:date="2025-11-27T10:56:00Z" w:initials="TH">
    <w:p w14:paraId="07C8DB43" w14:textId="77777777" w:rsidR="006F1D1D" w:rsidRPr="001D2F64" w:rsidRDefault="006F1D1D" w:rsidP="006F1D1D">
      <w:pPr>
        <w:rPr>
          <w:lang w:val="fr-FR"/>
        </w:rPr>
      </w:pPr>
      <w:r>
        <w:rPr>
          <w:rStyle w:val="CommentReference"/>
        </w:rPr>
        <w:annotationRef/>
      </w:r>
      <w:r w:rsidRPr="001D2F64">
        <w:rPr>
          <w:sz w:val="20"/>
          <w:szCs w:val="20"/>
          <w:lang w:val="fr-FR"/>
        </w:rPr>
        <w:t>Flowchart -&gt; Yes je le mets au début des résultats</w:t>
      </w:r>
    </w:p>
  </w:comment>
  <w:comment w:id="5" w:author="MARIANI Antoine" w:date="2025-12-17T11:12:00Z" w:initials="MA">
    <w:p w14:paraId="7C19BC03" w14:textId="77777777" w:rsidR="00DA3CA4" w:rsidRDefault="00DA3CA4">
      <w:pPr>
        <w:pStyle w:val="CommentText"/>
        <w:rPr>
          <w:lang w:val="fr-FR"/>
        </w:rPr>
      </w:pPr>
      <w:r>
        <w:rPr>
          <w:rStyle w:val="CommentReference"/>
        </w:rPr>
        <w:annotationRef/>
      </w:r>
      <w:r w:rsidRPr="00DA3CA4">
        <w:rPr>
          <w:lang w:val="fr-FR"/>
        </w:rPr>
        <w:t>Il faut pas trop répéter l</w:t>
      </w:r>
      <w:r>
        <w:rPr>
          <w:lang w:val="fr-FR"/>
        </w:rPr>
        <w:t>es résultats des tableaux dans le texte, c’est redondant. As-tu d’autres résultats qui ne sont pas dans les tableaux dont tu peux parler ??</w:t>
      </w:r>
    </w:p>
    <w:p w14:paraId="70FDB4E4" w14:textId="172BEA26" w:rsidR="00DA3CA4" w:rsidRPr="00DA3CA4" w:rsidRDefault="00000000">
      <w:pPr>
        <w:pStyle w:val="CommentText"/>
        <w:rPr>
          <w:lang w:val="fr-FR"/>
        </w:rPr>
      </w:pPr>
      <w:r>
        <w:rPr>
          <w:noProof/>
          <w:lang w:val="fr-FR"/>
        </w:rPr>
        <w:t xml:space="preserve"> </w:t>
      </w:r>
    </w:p>
  </w:comment>
  <w:comment w:id="14" w:author="MARIANI Antoine" w:date="2025-12-16T17:53:00Z" w:initials="MA">
    <w:p w14:paraId="5B2F6395" w14:textId="2DDA1633" w:rsidR="001D2F64" w:rsidRPr="00DA3CA4" w:rsidRDefault="001D2F64">
      <w:pPr>
        <w:pStyle w:val="CommentText"/>
        <w:rPr>
          <w:lang w:val="fr-FR"/>
        </w:rPr>
      </w:pPr>
      <w:r>
        <w:rPr>
          <w:rStyle w:val="CommentReference"/>
        </w:rPr>
        <w:annotationRef/>
      </w:r>
      <w:r w:rsidRPr="00DA3CA4">
        <w:rPr>
          <w:lang w:val="fr-FR"/>
        </w:rPr>
        <w:t>Sup ou inf à 3 ??</w:t>
      </w:r>
    </w:p>
  </w:comment>
  <w:comment w:id="15" w:author="MARIANI Antoine" w:date="2025-12-16T17:56:00Z" w:initials="MA">
    <w:p w14:paraId="6D0FB25E" w14:textId="54B3DEB4" w:rsidR="001D2F64" w:rsidRPr="001D2F64" w:rsidRDefault="001D2F64">
      <w:pPr>
        <w:pStyle w:val="CommentText"/>
        <w:rPr>
          <w:lang w:val="fr-FR"/>
        </w:rPr>
      </w:pPr>
      <w:r>
        <w:rPr>
          <w:rStyle w:val="CommentReference"/>
        </w:rPr>
        <w:annotationRef/>
      </w:r>
      <w:r w:rsidRPr="001D2F64">
        <w:rPr>
          <w:lang w:val="fr-FR"/>
        </w:rPr>
        <w:t>C’est bizarre, sur que c’est p</w:t>
      </w:r>
      <w:r>
        <w:rPr>
          <w:lang w:val="fr-FR"/>
        </w:rPr>
        <w:t>as latéro-terminal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8D0E73E" w15:done="0"/>
  <w15:commentEx w15:paraId="07C8DB43" w15:done="0"/>
  <w15:commentEx w15:paraId="70FDB4E4" w15:done="0"/>
  <w15:commentEx w15:paraId="5B2F6395" w15:done="0"/>
  <w15:commentEx w15:paraId="6D0FB25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0FD481" w16cex:dateUtc="2026-01-12T19:13:00Z">
    <w16cex:extLst>
      <w16:ext w16:uri="{CE6994B0-6A32-4C9F-8C6B-6E91EDA988CE}">
        <cr:reactions xmlns:cr="http://schemas.microsoft.com/office/comments/2020/reactions">
          <cr:reaction reactionType="1">
            <cr:reactionInfo dateUtc="2026-01-13T07:37:15Z">
              <cr:user userId="S::thomas.husson@universite-paris-saclay.fr::a35605c5-b976-4b20-b943-e1f2c6d746dc" userProvider="AD" userName="Thomas Husson"/>
            </cr:reactionInfo>
          </cr:reaction>
        </cr:reactions>
      </w16:ext>
    </w16cex:extLst>
  </w16cex:commentExtensible>
  <w16cex:commentExtensible w16cex:durableId="0C56A60B" w16cex:dateUtc="2025-11-27T09:56:00Z"/>
  <w16cex:commentExtensible w16cex:durableId="2CED0EB6" w16cex:dateUtc="2025-12-17T10:12:00Z"/>
  <w16cex:commentExtensible w16cex:durableId="2CEC1B0C" w16cex:dateUtc="2025-12-16T16:53:00Z"/>
  <w16cex:commentExtensible w16cex:durableId="2CEC1BC3" w16cex:dateUtc="2025-12-16T16:56:00Z">
    <w16cex:extLst>
      <w16:ext w16:uri="{CE6994B0-6A32-4C9F-8C6B-6E91EDA988CE}">
        <cr:reactions xmlns:cr="http://schemas.microsoft.com/office/comments/2020/reactions">
          <cr:reaction reactionType="1">
            <cr:reactionInfo dateUtc="2026-01-23T21:26:48Z">
              <cr:user userId="S::thomas.husson@universite-paris-saclay.fr::a35605c5-b976-4b20-b943-e1f2c6d746dc" userProvider="AD" userName="Thomas Husso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8D0E73E" w16cid:durableId="2D0FD481"/>
  <w16cid:commentId w16cid:paraId="07C8DB43" w16cid:durableId="0C56A60B"/>
  <w16cid:commentId w16cid:paraId="70FDB4E4" w16cid:durableId="2CED0EB6"/>
  <w16cid:commentId w16cid:paraId="5B2F6395" w16cid:durableId="2CEC1B0C"/>
  <w16cid:commentId w16cid:paraId="6D0FB25E" w16cid:durableId="2CEC1B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0245F5" w14:textId="77777777" w:rsidR="00177AD6" w:rsidRDefault="00177AD6">
      <w:r>
        <w:separator/>
      </w:r>
    </w:p>
  </w:endnote>
  <w:endnote w:type="continuationSeparator" w:id="0">
    <w:p w14:paraId="57063E27" w14:textId="77777777" w:rsidR="00177AD6" w:rsidRDefault="00177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FDD2FC" w14:textId="77777777" w:rsidR="00177AD6" w:rsidRDefault="00177AD6">
      <w:r>
        <w:separator/>
      </w:r>
    </w:p>
  </w:footnote>
  <w:footnote w:type="continuationSeparator" w:id="0">
    <w:p w14:paraId="75181E88" w14:textId="77777777" w:rsidR="00177AD6" w:rsidRDefault="00177A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C058EE"/>
    <w:multiLevelType w:val="multilevel"/>
    <w:tmpl w:val="C966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86077"/>
    <w:multiLevelType w:val="multilevel"/>
    <w:tmpl w:val="E1E0F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555F59"/>
    <w:multiLevelType w:val="multilevel"/>
    <w:tmpl w:val="3F9A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AA1D23"/>
    <w:multiLevelType w:val="hybridMultilevel"/>
    <w:tmpl w:val="5590DC44"/>
    <w:lvl w:ilvl="0" w:tplc="F424A578">
      <w:start w:val="2"/>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29385737">
    <w:abstractNumId w:val="1"/>
  </w:num>
  <w:num w:numId="2" w16cid:durableId="102575426">
    <w:abstractNumId w:val="0"/>
  </w:num>
  <w:num w:numId="3" w16cid:durableId="310058228">
    <w:abstractNumId w:val="3"/>
  </w:num>
  <w:num w:numId="4" w16cid:durableId="64351310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omas Husson">
    <w15:presenceInfo w15:providerId="AD" w15:userId="S::thomas.husson@universite-paris-saclay.fr::a35605c5-b976-4b20-b943-e1f2c6d746dc"/>
  </w15:person>
  <w15:person w15:author="MARIANI Antoine">
    <w15:presenceInfo w15:providerId="AD" w15:userId="S::antoine.mariani@aphp.fr::f3ad119c-d419-4a90-8b98-8f7f3b013e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4096" w:nlCheck="1" w:checkStyle="0"/>
  <w:activeWritingStyle w:appName="MSWord" w:lang="fr-FR" w:vendorID="64" w:dllVersion="4096" w:nlCheck="1" w:checkStyle="0"/>
  <w:activeWritingStyle w:appName="MSWord" w:lang="en-GB" w:vendorID="64" w:dllVersion="4096" w:nlCheck="1" w:checkStyle="0"/>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en-CA" w:vendorID="64" w:dllVersion="4096" w:nlCheck="1" w:checkStyle="0"/>
  <w:activeWritingStyle w:appName="MSWord" w:lang="en-CA" w:vendorID="64" w:dllVersion="0" w:nlCheck="1" w:checkStyle="0"/>
  <w:proofState w:spelling="clean" w:grammar="clean"/>
  <w:trackRevision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979"/>
    <w:rsid w:val="00005F5A"/>
    <w:rsid w:val="000165C6"/>
    <w:rsid w:val="00027CBC"/>
    <w:rsid w:val="00030802"/>
    <w:rsid w:val="00047E87"/>
    <w:rsid w:val="000579EE"/>
    <w:rsid w:val="0006005F"/>
    <w:rsid w:val="00066D4E"/>
    <w:rsid w:val="0007521E"/>
    <w:rsid w:val="00075594"/>
    <w:rsid w:val="00076C90"/>
    <w:rsid w:val="000816CB"/>
    <w:rsid w:val="000862A7"/>
    <w:rsid w:val="00092C35"/>
    <w:rsid w:val="000944B1"/>
    <w:rsid w:val="000A0972"/>
    <w:rsid w:val="000A127A"/>
    <w:rsid w:val="000A7DCD"/>
    <w:rsid w:val="000B4CCE"/>
    <w:rsid w:val="000D3C61"/>
    <w:rsid w:val="000E6488"/>
    <w:rsid w:val="00100F79"/>
    <w:rsid w:val="00106B80"/>
    <w:rsid w:val="001120F9"/>
    <w:rsid w:val="001415C4"/>
    <w:rsid w:val="00145006"/>
    <w:rsid w:val="00150709"/>
    <w:rsid w:val="0015347A"/>
    <w:rsid w:val="00163E56"/>
    <w:rsid w:val="00164743"/>
    <w:rsid w:val="00177839"/>
    <w:rsid w:val="00177AD6"/>
    <w:rsid w:val="00180189"/>
    <w:rsid w:val="00183F41"/>
    <w:rsid w:val="00184D03"/>
    <w:rsid w:val="001B0B08"/>
    <w:rsid w:val="001B1B49"/>
    <w:rsid w:val="001B2246"/>
    <w:rsid w:val="001B4399"/>
    <w:rsid w:val="001C2A9D"/>
    <w:rsid w:val="001C4CCA"/>
    <w:rsid w:val="001C5B0A"/>
    <w:rsid w:val="001D2F64"/>
    <w:rsid w:val="001E33C7"/>
    <w:rsid w:val="001E67D8"/>
    <w:rsid w:val="001F47D9"/>
    <w:rsid w:val="001F6727"/>
    <w:rsid w:val="00204443"/>
    <w:rsid w:val="0021483A"/>
    <w:rsid w:val="00252511"/>
    <w:rsid w:val="002654F6"/>
    <w:rsid w:val="00270C56"/>
    <w:rsid w:val="0028401D"/>
    <w:rsid w:val="00290B1D"/>
    <w:rsid w:val="00292D35"/>
    <w:rsid w:val="00294989"/>
    <w:rsid w:val="00297ED9"/>
    <w:rsid w:val="002A33A8"/>
    <w:rsid w:val="002A48BE"/>
    <w:rsid w:val="002B2826"/>
    <w:rsid w:val="002B3215"/>
    <w:rsid w:val="002C1321"/>
    <w:rsid w:val="002D131A"/>
    <w:rsid w:val="002D5C5F"/>
    <w:rsid w:val="00301979"/>
    <w:rsid w:val="003068FC"/>
    <w:rsid w:val="00311966"/>
    <w:rsid w:val="00327A92"/>
    <w:rsid w:val="00331A7F"/>
    <w:rsid w:val="003351C6"/>
    <w:rsid w:val="00340AF9"/>
    <w:rsid w:val="00346E84"/>
    <w:rsid w:val="0035560A"/>
    <w:rsid w:val="003620F5"/>
    <w:rsid w:val="00365E69"/>
    <w:rsid w:val="003670CD"/>
    <w:rsid w:val="00390117"/>
    <w:rsid w:val="00395FFD"/>
    <w:rsid w:val="003A02FA"/>
    <w:rsid w:val="003A03CA"/>
    <w:rsid w:val="003A25B8"/>
    <w:rsid w:val="003A2EBE"/>
    <w:rsid w:val="003A67F7"/>
    <w:rsid w:val="003B035C"/>
    <w:rsid w:val="003B19D2"/>
    <w:rsid w:val="003C5B4D"/>
    <w:rsid w:val="003C7976"/>
    <w:rsid w:val="003C7FBD"/>
    <w:rsid w:val="003D163A"/>
    <w:rsid w:val="003F41CD"/>
    <w:rsid w:val="003F61EF"/>
    <w:rsid w:val="00402E0B"/>
    <w:rsid w:val="004218A1"/>
    <w:rsid w:val="00424C07"/>
    <w:rsid w:val="004274AA"/>
    <w:rsid w:val="00442D46"/>
    <w:rsid w:val="00451979"/>
    <w:rsid w:val="0046311D"/>
    <w:rsid w:val="0047728F"/>
    <w:rsid w:val="00482886"/>
    <w:rsid w:val="00492191"/>
    <w:rsid w:val="00496966"/>
    <w:rsid w:val="004B650F"/>
    <w:rsid w:val="004C3A88"/>
    <w:rsid w:val="004D0EF1"/>
    <w:rsid w:val="004D511D"/>
    <w:rsid w:val="004E0857"/>
    <w:rsid w:val="004E6FB6"/>
    <w:rsid w:val="004F5B18"/>
    <w:rsid w:val="004F6B57"/>
    <w:rsid w:val="00511628"/>
    <w:rsid w:val="00515590"/>
    <w:rsid w:val="00522373"/>
    <w:rsid w:val="00540204"/>
    <w:rsid w:val="005435BC"/>
    <w:rsid w:val="00545573"/>
    <w:rsid w:val="00550882"/>
    <w:rsid w:val="00567A0E"/>
    <w:rsid w:val="0057525A"/>
    <w:rsid w:val="00594BD8"/>
    <w:rsid w:val="005A6629"/>
    <w:rsid w:val="005B26A6"/>
    <w:rsid w:val="005B665B"/>
    <w:rsid w:val="005C7A52"/>
    <w:rsid w:val="005C7E7C"/>
    <w:rsid w:val="005D2875"/>
    <w:rsid w:val="005D61C1"/>
    <w:rsid w:val="005E355C"/>
    <w:rsid w:val="0060140B"/>
    <w:rsid w:val="00607A4A"/>
    <w:rsid w:val="00615BE6"/>
    <w:rsid w:val="006325FD"/>
    <w:rsid w:val="00636B3C"/>
    <w:rsid w:val="006370ED"/>
    <w:rsid w:val="00645EA6"/>
    <w:rsid w:val="00660046"/>
    <w:rsid w:val="00662EC5"/>
    <w:rsid w:val="00667D58"/>
    <w:rsid w:val="00682408"/>
    <w:rsid w:val="00682B24"/>
    <w:rsid w:val="006918DC"/>
    <w:rsid w:val="00695424"/>
    <w:rsid w:val="006A251F"/>
    <w:rsid w:val="006A3374"/>
    <w:rsid w:val="006A426A"/>
    <w:rsid w:val="006B28BE"/>
    <w:rsid w:val="006B3587"/>
    <w:rsid w:val="006D18E5"/>
    <w:rsid w:val="006D2240"/>
    <w:rsid w:val="006E28BA"/>
    <w:rsid w:val="006F1D1D"/>
    <w:rsid w:val="0070680C"/>
    <w:rsid w:val="00710089"/>
    <w:rsid w:val="00727915"/>
    <w:rsid w:val="007343EF"/>
    <w:rsid w:val="00735010"/>
    <w:rsid w:val="00736352"/>
    <w:rsid w:val="00761FEC"/>
    <w:rsid w:val="007757AC"/>
    <w:rsid w:val="007772B0"/>
    <w:rsid w:val="00781933"/>
    <w:rsid w:val="007843B1"/>
    <w:rsid w:val="00785D9F"/>
    <w:rsid w:val="007A021E"/>
    <w:rsid w:val="007A1A5E"/>
    <w:rsid w:val="007C5C20"/>
    <w:rsid w:val="007F0DC3"/>
    <w:rsid w:val="008001C6"/>
    <w:rsid w:val="00826511"/>
    <w:rsid w:val="0083595F"/>
    <w:rsid w:val="008530F1"/>
    <w:rsid w:val="00884DC9"/>
    <w:rsid w:val="008902C2"/>
    <w:rsid w:val="00894CF8"/>
    <w:rsid w:val="008A3C0C"/>
    <w:rsid w:val="008B07D8"/>
    <w:rsid w:val="008D33D6"/>
    <w:rsid w:val="008E5FA3"/>
    <w:rsid w:val="008E7E1D"/>
    <w:rsid w:val="008F73BF"/>
    <w:rsid w:val="009019DD"/>
    <w:rsid w:val="009302A6"/>
    <w:rsid w:val="00934266"/>
    <w:rsid w:val="0093497A"/>
    <w:rsid w:val="00962505"/>
    <w:rsid w:val="00967767"/>
    <w:rsid w:val="00971EB4"/>
    <w:rsid w:val="00987E70"/>
    <w:rsid w:val="009A1A92"/>
    <w:rsid w:val="009A260F"/>
    <w:rsid w:val="009A5D64"/>
    <w:rsid w:val="009B1313"/>
    <w:rsid w:val="009B1E7A"/>
    <w:rsid w:val="009B5D6D"/>
    <w:rsid w:val="009D3A85"/>
    <w:rsid w:val="009D7359"/>
    <w:rsid w:val="009E0715"/>
    <w:rsid w:val="009F0C48"/>
    <w:rsid w:val="00A0437D"/>
    <w:rsid w:val="00A17045"/>
    <w:rsid w:val="00A334DA"/>
    <w:rsid w:val="00A42CB9"/>
    <w:rsid w:val="00A46EE4"/>
    <w:rsid w:val="00A63675"/>
    <w:rsid w:val="00AA04A2"/>
    <w:rsid w:val="00AA5E5F"/>
    <w:rsid w:val="00AB2F71"/>
    <w:rsid w:val="00AB3D0B"/>
    <w:rsid w:val="00AB7D44"/>
    <w:rsid w:val="00AD1F81"/>
    <w:rsid w:val="00AF72C3"/>
    <w:rsid w:val="00B00EF1"/>
    <w:rsid w:val="00B04FD0"/>
    <w:rsid w:val="00B2568F"/>
    <w:rsid w:val="00B260A8"/>
    <w:rsid w:val="00B350F3"/>
    <w:rsid w:val="00B44401"/>
    <w:rsid w:val="00B47A1C"/>
    <w:rsid w:val="00B47BDF"/>
    <w:rsid w:val="00B55575"/>
    <w:rsid w:val="00B6696E"/>
    <w:rsid w:val="00B86439"/>
    <w:rsid w:val="00B96F47"/>
    <w:rsid w:val="00B97965"/>
    <w:rsid w:val="00BB1940"/>
    <w:rsid w:val="00BB4476"/>
    <w:rsid w:val="00BE5412"/>
    <w:rsid w:val="00C225BD"/>
    <w:rsid w:val="00C5447F"/>
    <w:rsid w:val="00C60568"/>
    <w:rsid w:val="00C63933"/>
    <w:rsid w:val="00C76F5E"/>
    <w:rsid w:val="00C811CF"/>
    <w:rsid w:val="00C96B35"/>
    <w:rsid w:val="00CB5A11"/>
    <w:rsid w:val="00CC07E9"/>
    <w:rsid w:val="00CC43C3"/>
    <w:rsid w:val="00CE2703"/>
    <w:rsid w:val="00CE3D90"/>
    <w:rsid w:val="00CE6A22"/>
    <w:rsid w:val="00CF5A0C"/>
    <w:rsid w:val="00D03688"/>
    <w:rsid w:val="00D11F4D"/>
    <w:rsid w:val="00D27A61"/>
    <w:rsid w:val="00D331C7"/>
    <w:rsid w:val="00D41482"/>
    <w:rsid w:val="00D443F1"/>
    <w:rsid w:val="00D52E53"/>
    <w:rsid w:val="00D8004A"/>
    <w:rsid w:val="00D85F96"/>
    <w:rsid w:val="00D9188C"/>
    <w:rsid w:val="00D96FF7"/>
    <w:rsid w:val="00DA3CA4"/>
    <w:rsid w:val="00DB24B0"/>
    <w:rsid w:val="00DB52B6"/>
    <w:rsid w:val="00DB6483"/>
    <w:rsid w:val="00DB684E"/>
    <w:rsid w:val="00DC7384"/>
    <w:rsid w:val="00DC755D"/>
    <w:rsid w:val="00DD7E9A"/>
    <w:rsid w:val="00DE2B07"/>
    <w:rsid w:val="00E23FE0"/>
    <w:rsid w:val="00E24179"/>
    <w:rsid w:val="00E31E05"/>
    <w:rsid w:val="00E36BFB"/>
    <w:rsid w:val="00E607FA"/>
    <w:rsid w:val="00E84489"/>
    <w:rsid w:val="00E91D78"/>
    <w:rsid w:val="00E9686D"/>
    <w:rsid w:val="00EB05FB"/>
    <w:rsid w:val="00EC0730"/>
    <w:rsid w:val="00EC113F"/>
    <w:rsid w:val="00EC1366"/>
    <w:rsid w:val="00ED26D8"/>
    <w:rsid w:val="00EE2697"/>
    <w:rsid w:val="00EF5B4D"/>
    <w:rsid w:val="00EF777C"/>
    <w:rsid w:val="00F04DC2"/>
    <w:rsid w:val="00F10064"/>
    <w:rsid w:val="00F27ABD"/>
    <w:rsid w:val="00F30EEE"/>
    <w:rsid w:val="00F32086"/>
    <w:rsid w:val="00F605B2"/>
    <w:rsid w:val="00F61237"/>
    <w:rsid w:val="00F84AF5"/>
    <w:rsid w:val="00F84C72"/>
    <w:rsid w:val="00F8574A"/>
    <w:rsid w:val="00FC38E9"/>
    <w:rsid w:val="00FC74C7"/>
    <w:rsid w:val="00FD4E1C"/>
    <w:rsid w:val="00FE759E"/>
    <w:rsid w:val="00FF78B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C92D6"/>
  <w15:docId w15:val="{DDBEE091-6DB0-504A-9D63-0C62595DF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6511"/>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link w:val="Heading5Char"/>
    <w:uiPriority w:val="9"/>
    <w:semiHidden/>
    <w:unhideWhenUsed/>
    <w:qFormat/>
    <w:rsid w:val="00802A5B"/>
    <w:pPr>
      <w:spacing w:before="100" w:beforeAutospacing="1" w:after="100" w:afterAutospacing="1"/>
      <w:outlineLvl w:val="4"/>
    </w:pPr>
    <w:rPr>
      <w:b/>
      <w:bCs/>
      <w:sz w:val="20"/>
      <w:szCs w:val="20"/>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5Char">
    <w:name w:val="Heading 5 Char"/>
    <w:basedOn w:val="DefaultParagraphFont"/>
    <w:link w:val="Heading5"/>
    <w:uiPriority w:val="9"/>
    <w:rsid w:val="00802A5B"/>
    <w:rPr>
      <w:rFonts w:ascii="Times New Roman" w:eastAsia="Times New Roman" w:hAnsi="Times New Roman" w:cs="Times New Roman"/>
      <w:b/>
      <w:bCs/>
      <w:kern w:val="0"/>
      <w:sz w:val="20"/>
      <w:szCs w:val="20"/>
      <w:lang w:eastAsia="fr-FR"/>
    </w:rPr>
  </w:style>
  <w:style w:type="paragraph" w:styleId="NormalWeb">
    <w:name w:val="Normal (Web)"/>
    <w:basedOn w:val="Normal"/>
    <w:uiPriority w:val="99"/>
    <w:unhideWhenUsed/>
    <w:rsid w:val="00802A5B"/>
    <w:pPr>
      <w:spacing w:before="100" w:beforeAutospacing="1" w:after="100" w:afterAutospacing="1"/>
    </w:pPr>
  </w:style>
  <w:style w:type="character" w:styleId="Strong">
    <w:name w:val="Strong"/>
    <w:basedOn w:val="DefaultParagraphFont"/>
    <w:uiPriority w:val="22"/>
    <w:qFormat/>
    <w:rsid w:val="00D3769E"/>
    <w:rPr>
      <w:b/>
      <w:bC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1"/>
    <w:tblPr>
      <w:tblStyleRowBandSize w:val="1"/>
      <w:tblStyleColBandSize w:val="1"/>
      <w:tblCellMar>
        <w:top w:w="100" w:type="dxa"/>
        <w:left w:w="100" w:type="dxa"/>
        <w:bottom w:w="100" w:type="dxa"/>
        <w:right w:w="100" w:type="dxa"/>
      </w:tblCellMar>
    </w:tblPr>
  </w:style>
  <w:style w:type="table" w:customStyle="1" w:styleId="a0">
    <w:basedOn w:val="TableNormal1"/>
    <w:tblPr>
      <w:tblStyleRowBandSize w:val="1"/>
      <w:tblStyleColBandSize w:val="1"/>
      <w:tblCellMar>
        <w:top w:w="100" w:type="dxa"/>
        <w:left w:w="100" w:type="dxa"/>
        <w:bottom w:w="100" w:type="dxa"/>
        <w:right w:w="100" w:type="dxa"/>
      </w:tblCellMar>
    </w:tblPr>
  </w:style>
  <w:style w:type="table" w:customStyle="1" w:styleId="a1">
    <w:basedOn w:val="TableNormal1"/>
    <w:tblPr>
      <w:tblStyleRowBandSize w:val="1"/>
      <w:tblStyleColBandSize w:val="1"/>
      <w:tblCellMar>
        <w:top w:w="100" w:type="dxa"/>
        <w:left w:w="100" w:type="dxa"/>
        <w:bottom w:w="100" w:type="dxa"/>
        <w:right w:w="100" w:type="dxa"/>
      </w:tblCellMar>
    </w:tblPr>
  </w:style>
  <w:style w:type="paragraph" w:customStyle="1" w:styleId="Bibliographie1">
    <w:name w:val="Bibliographie1"/>
    <w:basedOn w:val="Normal"/>
    <w:link w:val="BibliographyCar"/>
    <w:rsid w:val="00545573"/>
    <w:pPr>
      <w:pBdr>
        <w:top w:val="nil"/>
        <w:left w:val="nil"/>
        <w:bottom w:val="nil"/>
        <w:right w:val="nil"/>
        <w:between w:val="nil"/>
      </w:pBdr>
      <w:tabs>
        <w:tab w:val="left" w:pos="260"/>
      </w:tabs>
      <w:spacing w:after="240"/>
      <w:ind w:left="264" w:hanging="264"/>
    </w:pPr>
  </w:style>
  <w:style w:type="character" w:customStyle="1" w:styleId="BibliographyCar">
    <w:name w:val="Bibliography Car"/>
    <w:basedOn w:val="DefaultParagraphFont"/>
    <w:link w:val="Bibliographie1"/>
    <w:rsid w:val="00545573"/>
  </w:style>
  <w:style w:type="character" w:styleId="Hyperlink">
    <w:name w:val="Hyperlink"/>
    <w:basedOn w:val="DefaultParagraphFont"/>
    <w:uiPriority w:val="99"/>
    <w:unhideWhenUsed/>
    <w:rsid w:val="00545573"/>
    <w:rPr>
      <w:color w:val="0000FF"/>
      <w:u w:val="single"/>
    </w:rPr>
  </w:style>
  <w:style w:type="character" w:styleId="FollowedHyperlink">
    <w:name w:val="FollowedHyperlink"/>
    <w:basedOn w:val="DefaultParagraphFont"/>
    <w:uiPriority w:val="99"/>
    <w:semiHidden/>
    <w:unhideWhenUsed/>
    <w:rsid w:val="00545573"/>
    <w:rPr>
      <w:color w:val="954F72" w:themeColor="followedHyperlink"/>
      <w:u w:val="single"/>
    </w:rPr>
  </w:style>
  <w:style w:type="character" w:customStyle="1" w:styleId="ml-1">
    <w:name w:val="ml-1"/>
    <w:basedOn w:val="DefaultParagraphFont"/>
    <w:rsid w:val="00545573"/>
  </w:style>
  <w:style w:type="table" w:styleId="TableGrid">
    <w:name w:val="Table Grid"/>
    <w:basedOn w:val="TableNormal"/>
    <w:rsid w:val="005455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027CBC"/>
    <w:rPr>
      <w:sz w:val="16"/>
      <w:szCs w:val="16"/>
    </w:rPr>
  </w:style>
  <w:style w:type="paragraph" w:styleId="CommentText">
    <w:name w:val="annotation text"/>
    <w:basedOn w:val="Normal"/>
    <w:link w:val="CommentTextChar"/>
    <w:uiPriority w:val="99"/>
    <w:semiHidden/>
    <w:unhideWhenUsed/>
    <w:rsid w:val="00027CBC"/>
    <w:rPr>
      <w:sz w:val="20"/>
      <w:szCs w:val="20"/>
    </w:rPr>
  </w:style>
  <w:style w:type="character" w:customStyle="1" w:styleId="CommentTextChar">
    <w:name w:val="Comment Text Char"/>
    <w:basedOn w:val="DefaultParagraphFont"/>
    <w:link w:val="CommentText"/>
    <w:uiPriority w:val="99"/>
    <w:semiHidden/>
    <w:rsid w:val="00027CBC"/>
    <w:rPr>
      <w:sz w:val="20"/>
      <w:szCs w:val="20"/>
    </w:rPr>
  </w:style>
  <w:style w:type="paragraph" w:styleId="CommentSubject">
    <w:name w:val="annotation subject"/>
    <w:basedOn w:val="CommentText"/>
    <w:next w:val="CommentText"/>
    <w:link w:val="CommentSubjectChar"/>
    <w:uiPriority w:val="99"/>
    <w:semiHidden/>
    <w:unhideWhenUsed/>
    <w:rsid w:val="00027CBC"/>
    <w:rPr>
      <w:b/>
      <w:bCs/>
    </w:rPr>
  </w:style>
  <w:style w:type="character" w:customStyle="1" w:styleId="CommentSubjectChar">
    <w:name w:val="Comment Subject Char"/>
    <w:basedOn w:val="CommentTextChar"/>
    <w:link w:val="CommentSubject"/>
    <w:uiPriority w:val="99"/>
    <w:semiHidden/>
    <w:rsid w:val="00027CBC"/>
    <w:rPr>
      <w:b/>
      <w:bCs/>
      <w:sz w:val="20"/>
      <w:szCs w:val="20"/>
    </w:rPr>
  </w:style>
  <w:style w:type="paragraph" w:styleId="Header">
    <w:name w:val="header"/>
    <w:basedOn w:val="Normal"/>
    <w:link w:val="HeaderChar"/>
    <w:uiPriority w:val="99"/>
    <w:unhideWhenUsed/>
    <w:rsid w:val="004F6B57"/>
    <w:pPr>
      <w:tabs>
        <w:tab w:val="center" w:pos="4536"/>
        <w:tab w:val="right" w:pos="9072"/>
      </w:tabs>
    </w:pPr>
  </w:style>
  <w:style w:type="character" w:customStyle="1" w:styleId="HeaderChar">
    <w:name w:val="Header Char"/>
    <w:basedOn w:val="DefaultParagraphFont"/>
    <w:link w:val="Header"/>
    <w:uiPriority w:val="99"/>
    <w:rsid w:val="004F6B57"/>
  </w:style>
  <w:style w:type="paragraph" w:styleId="Footer">
    <w:name w:val="footer"/>
    <w:basedOn w:val="Normal"/>
    <w:link w:val="FooterChar"/>
    <w:uiPriority w:val="99"/>
    <w:unhideWhenUsed/>
    <w:rsid w:val="004F6B57"/>
    <w:pPr>
      <w:tabs>
        <w:tab w:val="center" w:pos="4536"/>
        <w:tab w:val="right" w:pos="9072"/>
      </w:tabs>
    </w:pPr>
  </w:style>
  <w:style w:type="character" w:customStyle="1" w:styleId="FooterChar">
    <w:name w:val="Footer Char"/>
    <w:basedOn w:val="DefaultParagraphFont"/>
    <w:link w:val="Footer"/>
    <w:uiPriority w:val="99"/>
    <w:rsid w:val="004F6B57"/>
  </w:style>
  <w:style w:type="paragraph" w:styleId="BalloonText">
    <w:name w:val="Balloon Text"/>
    <w:basedOn w:val="Normal"/>
    <w:link w:val="BalloonTextChar"/>
    <w:uiPriority w:val="99"/>
    <w:semiHidden/>
    <w:unhideWhenUsed/>
    <w:rsid w:val="00DD7E9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7E9A"/>
    <w:rPr>
      <w:rFonts w:ascii="Segoe UI" w:hAnsi="Segoe UI" w:cs="Segoe UI"/>
      <w:sz w:val="18"/>
      <w:szCs w:val="18"/>
    </w:rPr>
  </w:style>
  <w:style w:type="paragraph" w:styleId="Revision">
    <w:name w:val="Revision"/>
    <w:hidden/>
    <w:uiPriority w:val="99"/>
    <w:semiHidden/>
    <w:rsid w:val="00311966"/>
  </w:style>
  <w:style w:type="paragraph" w:customStyle="1" w:styleId="FirstParagraph">
    <w:name w:val="First Paragraph"/>
    <w:basedOn w:val="BodyText"/>
    <w:next w:val="BodyText"/>
    <w:qFormat/>
    <w:rsid w:val="006B3587"/>
    <w:pPr>
      <w:spacing w:before="180" w:after="180"/>
    </w:pPr>
    <w:rPr>
      <w:rFonts w:asciiTheme="minorHAnsi" w:eastAsiaTheme="minorHAnsi" w:hAnsiTheme="minorHAnsi" w:cstheme="minorBidi"/>
      <w:lang w:eastAsia="en-US"/>
    </w:rPr>
  </w:style>
  <w:style w:type="paragraph" w:styleId="BodyText">
    <w:name w:val="Body Text"/>
    <w:basedOn w:val="Normal"/>
    <w:link w:val="BodyTextChar"/>
    <w:uiPriority w:val="99"/>
    <w:semiHidden/>
    <w:unhideWhenUsed/>
    <w:rsid w:val="006B3587"/>
    <w:pPr>
      <w:spacing w:after="120"/>
    </w:pPr>
  </w:style>
  <w:style w:type="character" w:customStyle="1" w:styleId="BodyTextChar">
    <w:name w:val="Body Text Char"/>
    <w:basedOn w:val="DefaultParagraphFont"/>
    <w:link w:val="BodyText"/>
    <w:uiPriority w:val="99"/>
    <w:semiHidden/>
    <w:rsid w:val="006B3587"/>
  </w:style>
  <w:style w:type="paragraph" w:styleId="Bibliography">
    <w:name w:val="Bibliography"/>
    <w:basedOn w:val="Normal"/>
    <w:next w:val="Normal"/>
    <w:uiPriority w:val="37"/>
    <w:unhideWhenUsed/>
    <w:rsid w:val="00184D03"/>
    <w:pPr>
      <w:tabs>
        <w:tab w:val="left" w:pos="380"/>
      </w:tabs>
      <w:spacing w:after="240"/>
      <w:ind w:left="384" w:hanging="384"/>
    </w:pPr>
  </w:style>
  <w:style w:type="paragraph" w:customStyle="1" w:styleId="p1">
    <w:name w:val="p1"/>
    <w:basedOn w:val="Normal"/>
    <w:rsid w:val="00D11F4D"/>
    <w:pPr>
      <w:spacing w:before="100" w:beforeAutospacing="1" w:after="100" w:afterAutospacing="1"/>
    </w:pPr>
    <w:rPr>
      <w:lang w:eastAsia="en-GB"/>
    </w:rPr>
  </w:style>
  <w:style w:type="paragraph" w:styleId="ListParagraph">
    <w:name w:val="List Paragraph"/>
    <w:basedOn w:val="Normal"/>
    <w:uiPriority w:val="34"/>
    <w:qFormat/>
    <w:rsid w:val="008D33D6"/>
    <w:pPr>
      <w:ind w:left="720"/>
      <w:contextualSpacing/>
    </w:pPr>
  </w:style>
  <w:style w:type="paragraph" w:customStyle="1" w:styleId="ArticlesETC">
    <w:name w:val="Articles ETC"/>
    <w:basedOn w:val="Normal"/>
    <w:autoRedefine/>
    <w:qFormat/>
    <w:rsid w:val="00C60568"/>
    <w:pPr>
      <w:pBdr>
        <w:top w:val="nil"/>
        <w:left w:val="nil"/>
        <w:bottom w:val="nil"/>
        <w:right w:val="nil"/>
        <w:between w:val="nil"/>
      </w:pBdr>
      <w:spacing w:line="480" w:lineRule="auto"/>
      <w:ind w:right="419"/>
    </w:pPr>
    <w:rPr>
      <w:color w:val="000000"/>
      <w:lang w:val="fr-FR"/>
    </w:rPr>
  </w:style>
  <w:style w:type="character" w:styleId="UnresolvedMention">
    <w:name w:val="Unresolved Mention"/>
    <w:basedOn w:val="DefaultParagraphFont"/>
    <w:uiPriority w:val="99"/>
    <w:semiHidden/>
    <w:unhideWhenUsed/>
    <w:rsid w:val="001120F9"/>
    <w:rPr>
      <w:color w:val="605E5C"/>
      <w:shd w:val="clear" w:color="auto" w:fill="E1DFDD"/>
    </w:rPr>
  </w:style>
  <w:style w:type="character" w:customStyle="1" w:styleId="s1">
    <w:name w:val="s1"/>
    <w:basedOn w:val="DefaultParagraphFont"/>
    <w:rsid w:val="0028401D"/>
  </w:style>
  <w:style w:type="character" w:customStyle="1" w:styleId="apple-converted-space">
    <w:name w:val="apple-converted-space"/>
    <w:basedOn w:val="DefaultParagraphFont"/>
    <w:rsid w:val="0028401D"/>
  </w:style>
  <w:style w:type="paragraph" w:customStyle="1" w:styleId="p2">
    <w:name w:val="p2"/>
    <w:basedOn w:val="Normal"/>
    <w:rsid w:val="00594BD8"/>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38359">
      <w:bodyDiv w:val="1"/>
      <w:marLeft w:val="0"/>
      <w:marRight w:val="0"/>
      <w:marTop w:val="0"/>
      <w:marBottom w:val="0"/>
      <w:divBdr>
        <w:top w:val="none" w:sz="0" w:space="0" w:color="auto"/>
        <w:left w:val="none" w:sz="0" w:space="0" w:color="auto"/>
        <w:bottom w:val="none" w:sz="0" w:space="0" w:color="auto"/>
        <w:right w:val="none" w:sz="0" w:space="0" w:color="auto"/>
      </w:divBdr>
    </w:div>
    <w:div w:id="65615619">
      <w:bodyDiv w:val="1"/>
      <w:marLeft w:val="0"/>
      <w:marRight w:val="0"/>
      <w:marTop w:val="0"/>
      <w:marBottom w:val="0"/>
      <w:divBdr>
        <w:top w:val="none" w:sz="0" w:space="0" w:color="auto"/>
        <w:left w:val="none" w:sz="0" w:space="0" w:color="auto"/>
        <w:bottom w:val="none" w:sz="0" w:space="0" w:color="auto"/>
        <w:right w:val="none" w:sz="0" w:space="0" w:color="auto"/>
      </w:divBdr>
    </w:div>
    <w:div w:id="107359223">
      <w:bodyDiv w:val="1"/>
      <w:marLeft w:val="0"/>
      <w:marRight w:val="0"/>
      <w:marTop w:val="0"/>
      <w:marBottom w:val="0"/>
      <w:divBdr>
        <w:top w:val="none" w:sz="0" w:space="0" w:color="auto"/>
        <w:left w:val="none" w:sz="0" w:space="0" w:color="auto"/>
        <w:bottom w:val="none" w:sz="0" w:space="0" w:color="auto"/>
        <w:right w:val="none" w:sz="0" w:space="0" w:color="auto"/>
      </w:divBdr>
    </w:div>
    <w:div w:id="162355025">
      <w:bodyDiv w:val="1"/>
      <w:marLeft w:val="0"/>
      <w:marRight w:val="0"/>
      <w:marTop w:val="0"/>
      <w:marBottom w:val="0"/>
      <w:divBdr>
        <w:top w:val="none" w:sz="0" w:space="0" w:color="auto"/>
        <w:left w:val="none" w:sz="0" w:space="0" w:color="auto"/>
        <w:bottom w:val="none" w:sz="0" w:space="0" w:color="auto"/>
        <w:right w:val="none" w:sz="0" w:space="0" w:color="auto"/>
      </w:divBdr>
    </w:div>
    <w:div w:id="177738076">
      <w:bodyDiv w:val="1"/>
      <w:marLeft w:val="0"/>
      <w:marRight w:val="0"/>
      <w:marTop w:val="0"/>
      <w:marBottom w:val="0"/>
      <w:divBdr>
        <w:top w:val="none" w:sz="0" w:space="0" w:color="auto"/>
        <w:left w:val="none" w:sz="0" w:space="0" w:color="auto"/>
        <w:bottom w:val="none" w:sz="0" w:space="0" w:color="auto"/>
        <w:right w:val="none" w:sz="0" w:space="0" w:color="auto"/>
      </w:divBdr>
    </w:div>
    <w:div w:id="185606132">
      <w:bodyDiv w:val="1"/>
      <w:marLeft w:val="0"/>
      <w:marRight w:val="0"/>
      <w:marTop w:val="0"/>
      <w:marBottom w:val="0"/>
      <w:divBdr>
        <w:top w:val="none" w:sz="0" w:space="0" w:color="auto"/>
        <w:left w:val="none" w:sz="0" w:space="0" w:color="auto"/>
        <w:bottom w:val="none" w:sz="0" w:space="0" w:color="auto"/>
        <w:right w:val="none" w:sz="0" w:space="0" w:color="auto"/>
      </w:divBdr>
      <w:divsChild>
        <w:div w:id="996761697">
          <w:marLeft w:val="0"/>
          <w:marRight w:val="0"/>
          <w:marTop w:val="0"/>
          <w:marBottom w:val="0"/>
          <w:divBdr>
            <w:top w:val="none" w:sz="0" w:space="0" w:color="auto"/>
            <w:left w:val="none" w:sz="0" w:space="0" w:color="auto"/>
            <w:bottom w:val="none" w:sz="0" w:space="0" w:color="auto"/>
            <w:right w:val="none" w:sz="0" w:space="0" w:color="auto"/>
          </w:divBdr>
          <w:divsChild>
            <w:div w:id="1106123816">
              <w:marLeft w:val="0"/>
              <w:marRight w:val="0"/>
              <w:marTop w:val="0"/>
              <w:marBottom w:val="0"/>
              <w:divBdr>
                <w:top w:val="none" w:sz="0" w:space="0" w:color="auto"/>
                <w:left w:val="none" w:sz="0" w:space="0" w:color="auto"/>
                <w:bottom w:val="none" w:sz="0" w:space="0" w:color="auto"/>
                <w:right w:val="none" w:sz="0" w:space="0" w:color="auto"/>
              </w:divBdr>
              <w:divsChild>
                <w:div w:id="747463669">
                  <w:marLeft w:val="0"/>
                  <w:marRight w:val="0"/>
                  <w:marTop w:val="0"/>
                  <w:marBottom w:val="0"/>
                  <w:divBdr>
                    <w:top w:val="none" w:sz="0" w:space="0" w:color="auto"/>
                    <w:left w:val="none" w:sz="0" w:space="0" w:color="auto"/>
                    <w:bottom w:val="none" w:sz="0" w:space="0" w:color="auto"/>
                    <w:right w:val="none" w:sz="0" w:space="0" w:color="auto"/>
                  </w:divBdr>
                  <w:divsChild>
                    <w:div w:id="1445417787">
                      <w:marLeft w:val="0"/>
                      <w:marRight w:val="0"/>
                      <w:marTop w:val="0"/>
                      <w:marBottom w:val="0"/>
                      <w:divBdr>
                        <w:top w:val="none" w:sz="0" w:space="0" w:color="auto"/>
                        <w:left w:val="none" w:sz="0" w:space="0" w:color="auto"/>
                        <w:bottom w:val="none" w:sz="0" w:space="0" w:color="auto"/>
                        <w:right w:val="none" w:sz="0" w:space="0" w:color="auto"/>
                      </w:divBdr>
                      <w:divsChild>
                        <w:div w:id="1721632624">
                          <w:marLeft w:val="0"/>
                          <w:marRight w:val="0"/>
                          <w:marTop w:val="0"/>
                          <w:marBottom w:val="0"/>
                          <w:divBdr>
                            <w:top w:val="none" w:sz="0" w:space="0" w:color="auto"/>
                            <w:left w:val="none" w:sz="0" w:space="0" w:color="auto"/>
                            <w:bottom w:val="none" w:sz="0" w:space="0" w:color="auto"/>
                            <w:right w:val="none" w:sz="0" w:space="0" w:color="auto"/>
                          </w:divBdr>
                          <w:divsChild>
                            <w:div w:id="975643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0433448">
      <w:bodyDiv w:val="1"/>
      <w:marLeft w:val="0"/>
      <w:marRight w:val="0"/>
      <w:marTop w:val="0"/>
      <w:marBottom w:val="0"/>
      <w:divBdr>
        <w:top w:val="none" w:sz="0" w:space="0" w:color="auto"/>
        <w:left w:val="none" w:sz="0" w:space="0" w:color="auto"/>
        <w:bottom w:val="none" w:sz="0" w:space="0" w:color="auto"/>
        <w:right w:val="none" w:sz="0" w:space="0" w:color="auto"/>
      </w:divBdr>
    </w:div>
    <w:div w:id="327055332">
      <w:bodyDiv w:val="1"/>
      <w:marLeft w:val="0"/>
      <w:marRight w:val="0"/>
      <w:marTop w:val="0"/>
      <w:marBottom w:val="0"/>
      <w:divBdr>
        <w:top w:val="none" w:sz="0" w:space="0" w:color="auto"/>
        <w:left w:val="none" w:sz="0" w:space="0" w:color="auto"/>
        <w:bottom w:val="none" w:sz="0" w:space="0" w:color="auto"/>
        <w:right w:val="none" w:sz="0" w:space="0" w:color="auto"/>
      </w:divBdr>
    </w:div>
    <w:div w:id="328169348">
      <w:bodyDiv w:val="1"/>
      <w:marLeft w:val="0"/>
      <w:marRight w:val="0"/>
      <w:marTop w:val="0"/>
      <w:marBottom w:val="0"/>
      <w:divBdr>
        <w:top w:val="none" w:sz="0" w:space="0" w:color="auto"/>
        <w:left w:val="none" w:sz="0" w:space="0" w:color="auto"/>
        <w:bottom w:val="none" w:sz="0" w:space="0" w:color="auto"/>
        <w:right w:val="none" w:sz="0" w:space="0" w:color="auto"/>
      </w:divBdr>
    </w:div>
    <w:div w:id="335886741">
      <w:bodyDiv w:val="1"/>
      <w:marLeft w:val="0"/>
      <w:marRight w:val="0"/>
      <w:marTop w:val="0"/>
      <w:marBottom w:val="0"/>
      <w:divBdr>
        <w:top w:val="none" w:sz="0" w:space="0" w:color="auto"/>
        <w:left w:val="none" w:sz="0" w:space="0" w:color="auto"/>
        <w:bottom w:val="none" w:sz="0" w:space="0" w:color="auto"/>
        <w:right w:val="none" w:sz="0" w:space="0" w:color="auto"/>
      </w:divBdr>
    </w:div>
    <w:div w:id="481384404">
      <w:bodyDiv w:val="1"/>
      <w:marLeft w:val="0"/>
      <w:marRight w:val="0"/>
      <w:marTop w:val="0"/>
      <w:marBottom w:val="0"/>
      <w:divBdr>
        <w:top w:val="none" w:sz="0" w:space="0" w:color="auto"/>
        <w:left w:val="none" w:sz="0" w:space="0" w:color="auto"/>
        <w:bottom w:val="none" w:sz="0" w:space="0" w:color="auto"/>
        <w:right w:val="none" w:sz="0" w:space="0" w:color="auto"/>
      </w:divBdr>
    </w:div>
    <w:div w:id="484319865">
      <w:bodyDiv w:val="1"/>
      <w:marLeft w:val="0"/>
      <w:marRight w:val="0"/>
      <w:marTop w:val="0"/>
      <w:marBottom w:val="0"/>
      <w:divBdr>
        <w:top w:val="none" w:sz="0" w:space="0" w:color="auto"/>
        <w:left w:val="none" w:sz="0" w:space="0" w:color="auto"/>
        <w:bottom w:val="none" w:sz="0" w:space="0" w:color="auto"/>
        <w:right w:val="none" w:sz="0" w:space="0" w:color="auto"/>
      </w:divBdr>
    </w:div>
    <w:div w:id="484973246">
      <w:bodyDiv w:val="1"/>
      <w:marLeft w:val="0"/>
      <w:marRight w:val="0"/>
      <w:marTop w:val="0"/>
      <w:marBottom w:val="0"/>
      <w:divBdr>
        <w:top w:val="none" w:sz="0" w:space="0" w:color="auto"/>
        <w:left w:val="none" w:sz="0" w:space="0" w:color="auto"/>
        <w:bottom w:val="none" w:sz="0" w:space="0" w:color="auto"/>
        <w:right w:val="none" w:sz="0" w:space="0" w:color="auto"/>
      </w:divBdr>
    </w:div>
    <w:div w:id="492337938">
      <w:bodyDiv w:val="1"/>
      <w:marLeft w:val="0"/>
      <w:marRight w:val="0"/>
      <w:marTop w:val="0"/>
      <w:marBottom w:val="0"/>
      <w:divBdr>
        <w:top w:val="none" w:sz="0" w:space="0" w:color="auto"/>
        <w:left w:val="none" w:sz="0" w:space="0" w:color="auto"/>
        <w:bottom w:val="none" w:sz="0" w:space="0" w:color="auto"/>
        <w:right w:val="none" w:sz="0" w:space="0" w:color="auto"/>
      </w:divBdr>
    </w:div>
    <w:div w:id="699815277">
      <w:bodyDiv w:val="1"/>
      <w:marLeft w:val="0"/>
      <w:marRight w:val="0"/>
      <w:marTop w:val="0"/>
      <w:marBottom w:val="0"/>
      <w:divBdr>
        <w:top w:val="none" w:sz="0" w:space="0" w:color="auto"/>
        <w:left w:val="none" w:sz="0" w:space="0" w:color="auto"/>
        <w:bottom w:val="none" w:sz="0" w:space="0" w:color="auto"/>
        <w:right w:val="none" w:sz="0" w:space="0" w:color="auto"/>
      </w:divBdr>
    </w:div>
    <w:div w:id="850950547">
      <w:bodyDiv w:val="1"/>
      <w:marLeft w:val="0"/>
      <w:marRight w:val="0"/>
      <w:marTop w:val="0"/>
      <w:marBottom w:val="0"/>
      <w:divBdr>
        <w:top w:val="none" w:sz="0" w:space="0" w:color="auto"/>
        <w:left w:val="none" w:sz="0" w:space="0" w:color="auto"/>
        <w:bottom w:val="none" w:sz="0" w:space="0" w:color="auto"/>
        <w:right w:val="none" w:sz="0" w:space="0" w:color="auto"/>
      </w:divBdr>
      <w:divsChild>
        <w:div w:id="1351687138">
          <w:marLeft w:val="0"/>
          <w:marRight w:val="0"/>
          <w:marTop w:val="0"/>
          <w:marBottom w:val="0"/>
          <w:divBdr>
            <w:top w:val="none" w:sz="0" w:space="0" w:color="auto"/>
            <w:left w:val="none" w:sz="0" w:space="0" w:color="auto"/>
            <w:bottom w:val="none" w:sz="0" w:space="0" w:color="auto"/>
            <w:right w:val="none" w:sz="0" w:space="0" w:color="auto"/>
          </w:divBdr>
          <w:divsChild>
            <w:div w:id="597562989">
              <w:marLeft w:val="0"/>
              <w:marRight w:val="0"/>
              <w:marTop w:val="0"/>
              <w:marBottom w:val="0"/>
              <w:divBdr>
                <w:top w:val="none" w:sz="0" w:space="0" w:color="auto"/>
                <w:left w:val="none" w:sz="0" w:space="0" w:color="auto"/>
                <w:bottom w:val="none" w:sz="0" w:space="0" w:color="auto"/>
                <w:right w:val="none" w:sz="0" w:space="0" w:color="auto"/>
              </w:divBdr>
              <w:divsChild>
                <w:div w:id="641495759">
                  <w:marLeft w:val="0"/>
                  <w:marRight w:val="0"/>
                  <w:marTop w:val="0"/>
                  <w:marBottom w:val="0"/>
                  <w:divBdr>
                    <w:top w:val="none" w:sz="0" w:space="0" w:color="auto"/>
                    <w:left w:val="none" w:sz="0" w:space="0" w:color="auto"/>
                    <w:bottom w:val="none" w:sz="0" w:space="0" w:color="auto"/>
                    <w:right w:val="none" w:sz="0" w:space="0" w:color="auto"/>
                  </w:divBdr>
                  <w:divsChild>
                    <w:div w:id="1886989489">
                      <w:marLeft w:val="0"/>
                      <w:marRight w:val="0"/>
                      <w:marTop w:val="0"/>
                      <w:marBottom w:val="0"/>
                      <w:divBdr>
                        <w:top w:val="none" w:sz="0" w:space="0" w:color="auto"/>
                        <w:left w:val="none" w:sz="0" w:space="0" w:color="auto"/>
                        <w:bottom w:val="none" w:sz="0" w:space="0" w:color="auto"/>
                        <w:right w:val="none" w:sz="0" w:space="0" w:color="auto"/>
                      </w:divBdr>
                      <w:divsChild>
                        <w:div w:id="2069262884">
                          <w:marLeft w:val="0"/>
                          <w:marRight w:val="0"/>
                          <w:marTop w:val="0"/>
                          <w:marBottom w:val="0"/>
                          <w:divBdr>
                            <w:top w:val="none" w:sz="0" w:space="0" w:color="auto"/>
                            <w:left w:val="none" w:sz="0" w:space="0" w:color="auto"/>
                            <w:bottom w:val="none" w:sz="0" w:space="0" w:color="auto"/>
                            <w:right w:val="none" w:sz="0" w:space="0" w:color="auto"/>
                          </w:divBdr>
                          <w:divsChild>
                            <w:div w:id="69443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4660552">
      <w:bodyDiv w:val="1"/>
      <w:marLeft w:val="0"/>
      <w:marRight w:val="0"/>
      <w:marTop w:val="0"/>
      <w:marBottom w:val="0"/>
      <w:divBdr>
        <w:top w:val="none" w:sz="0" w:space="0" w:color="auto"/>
        <w:left w:val="none" w:sz="0" w:space="0" w:color="auto"/>
        <w:bottom w:val="none" w:sz="0" w:space="0" w:color="auto"/>
        <w:right w:val="none" w:sz="0" w:space="0" w:color="auto"/>
      </w:divBdr>
    </w:div>
    <w:div w:id="897477043">
      <w:bodyDiv w:val="1"/>
      <w:marLeft w:val="0"/>
      <w:marRight w:val="0"/>
      <w:marTop w:val="0"/>
      <w:marBottom w:val="0"/>
      <w:divBdr>
        <w:top w:val="none" w:sz="0" w:space="0" w:color="auto"/>
        <w:left w:val="none" w:sz="0" w:space="0" w:color="auto"/>
        <w:bottom w:val="none" w:sz="0" w:space="0" w:color="auto"/>
        <w:right w:val="none" w:sz="0" w:space="0" w:color="auto"/>
      </w:divBdr>
    </w:div>
    <w:div w:id="914555915">
      <w:bodyDiv w:val="1"/>
      <w:marLeft w:val="0"/>
      <w:marRight w:val="0"/>
      <w:marTop w:val="0"/>
      <w:marBottom w:val="0"/>
      <w:divBdr>
        <w:top w:val="none" w:sz="0" w:space="0" w:color="auto"/>
        <w:left w:val="none" w:sz="0" w:space="0" w:color="auto"/>
        <w:bottom w:val="none" w:sz="0" w:space="0" w:color="auto"/>
        <w:right w:val="none" w:sz="0" w:space="0" w:color="auto"/>
      </w:divBdr>
    </w:div>
    <w:div w:id="934482126">
      <w:bodyDiv w:val="1"/>
      <w:marLeft w:val="0"/>
      <w:marRight w:val="0"/>
      <w:marTop w:val="0"/>
      <w:marBottom w:val="0"/>
      <w:divBdr>
        <w:top w:val="none" w:sz="0" w:space="0" w:color="auto"/>
        <w:left w:val="none" w:sz="0" w:space="0" w:color="auto"/>
        <w:bottom w:val="none" w:sz="0" w:space="0" w:color="auto"/>
        <w:right w:val="none" w:sz="0" w:space="0" w:color="auto"/>
      </w:divBdr>
    </w:div>
    <w:div w:id="989945113">
      <w:bodyDiv w:val="1"/>
      <w:marLeft w:val="0"/>
      <w:marRight w:val="0"/>
      <w:marTop w:val="0"/>
      <w:marBottom w:val="0"/>
      <w:divBdr>
        <w:top w:val="none" w:sz="0" w:space="0" w:color="auto"/>
        <w:left w:val="none" w:sz="0" w:space="0" w:color="auto"/>
        <w:bottom w:val="none" w:sz="0" w:space="0" w:color="auto"/>
        <w:right w:val="none" w:sz="0" w:space="0" w:color="auto"/>
      </w:divBdr>
    </w:div>
    <w:div w:id="1016539155">
      <w:bodyDiv w:val="1"/>
      <w:marLeft w:val="0"/>
      <w:marRight w:val="0"/>
      <w:marTop w:val="0"/>
      <w:marBottom w:val="0"/>
      <w:divBdr>
        <w:top w:val="none" w:sz="0" w:space="0" w:color="auto"/>
        <w:left w:val="none" w:sz="0" w:space="0" w:color="auto"/>
        <w:bottom w:val="none" w:sz="0" w:space="0" w:color="auto"/>
        <w:right w:val="none" w:sz="0" w:space="0" w:color="auto"/>
      </w:divBdr>
    </w:div>
    <w:div w:id="1072586421">
      <w:bodyDiv w:val="1"/>
      <w:marLeft w:val="0"/>
      <w:marRight w:val="0"/>
      <w:marTop w:val="0"/>
      <w:marBottom w:val="0"/>
      <w:divBdr>
        <w:top w:val="none" w:sz="0" w:space="0" w:color="auto"/>
        <w:left w:val="none" w:sz="0" w:space="0" w:color="auto"/>
        <w:bottom w:val="none" w:sz="0" w:space="0" w:color="auto"/>
        <w:right w:val="none" w:sz="0" w:space="0" w:color="auto"/>
      </w:divBdr>
    </w:div>
    <w:div w:id="1219898882">
      <w:bodyDiv w:val="1"/>
      <w:marLeft w:val="0"/>
      <w:marRight w:val="0"/>
      <w:marTop w:val="0"/>
      <w:marBottom w:val="0"/>
      <w:divBdr>
        <w:top w:val="none" w:sz="0" w:space="0" w:color="auto"/>
        <w:left w:val="none" w:sz="0" w:space="0" w:color="auto"/>
        <w:bottom w:val="none" w:sz="0" w:space="0" w:color="auto"/>
        <w:right w:val="none" w:sz="0" w:space="0" w:color="auto"/>
      </w:divBdr>
    </w:div>
    <w:div w:id="1313407840">
      <w:bodyDiv w:val="1"/>
      <w:marLeft w:val="0"/>
      <w:marRight w:val="0"/>
      <w:marTop w:val="0"/>
      <w:marBottom w:val="0"/>
      <w:divBdr>
        <w:top w:val="none" w:sz="0" w:space="0" w:color="auto"/>
        <w:left w:val="none" w:sz="0" w:space="0" w:color="auto"/>
        <w:bottom w:val="none" w:sz="0" w:space="0" w:color="auto"/>
        <w:right w:val="none" w:sz="0" w:space="0" w:color="auto"/>
      </w:divBdr>
    </w:div>
    <w:div w:id="1393382289">
      <w:bodyDiv w:val="1"/>
      <w:marLeft w:val="0"/>
      <w:marRight w:val="0"/>
      <w:marTop w:val="0"/>
      <w:marBottom w:val="0"/>
      <w:divBdr>
        <w:top w:val="none" w:sz="0" w:space="0" w:color="auto"/>
        <w:left w:val="none" w:sz="0" w:space="0" w:color="auto"/>
        <w:bottom w:val="none" w:sz="0" w:space="0" w:color="auto"/>
        <w:right w:val="none" w:sz="0" w:space="0" w:color="auto"/>
      </w:divBdr>
    </w:div>
    <w:div w:id="1504707275">
      <w:bodyDiv w:val="1"/>
      <w:marLeft w:val="0"/>
      <w:marRight w:val="0"/>
      <w:marTop w:val="0"/>
      <w:marBottom w:val="0"/>
      <w:divBdr>
        <w:top w:val="none" w:sz="0" w:space="0" w:color="auto"/>
        <w:left w:val="none" w:sz="0" w:space="0" w:color="auto"/>
        <w:bottom w:val="none" w:sz="0" w:space="0" w:color="auto"/>
        <w:right w:val="none" w:sz="0" w:space="0" w:color="auto"/>
      </w:divBdr>
    </w:div>
    <w:div w:id="1586720397">
      <w:bodyDiv w:val="1"/>
      <w:marLeft w:val="0"/>
      <w:marRight w:val="0"/>
      <w:marTop w:val="0"/>
      <w:marBottom w:val="0"/>
      <w:divBdr>
        <w:top w:val="none" w:sz="0" w:space="0" w:color="auto"/>
        <w:left w:val="none" w:sz="0" w:space="0" w:color="auto"/>
        <w:bottom w:val="none" w:sz="0" w:space="0" w:color="auto"/>
        <w:right w:val="none" w:sz="0" w:space="0" w:color="auto"/>
      </w:divBdr>
      <w:divsChild>
        <w:div w:id="2077311763">
          <w:marLeft w:val="0"/>
          <w:marRight w:val="0"/>
          <w:marTop w:val="0"/>
          <w:marBottom w:val="0"/>
          <w:divBdr>
            <w:top w:val="none" w:sz="0" w:space="0" w:color="auto"/>
            <w:left w:val="none" w:sz="0" w:space="0" w:color="auto"/>
            <w:bottom w:val="none" w:sz="0" w:space="0" w:color="auto"/>
            <w:right w:val="none" w:sz="0" w:space="0" w:color="auto"/>
          </w:divBdr>
          <w:divsChild>
            <w:div w:id="451216744">
              <w:marLeft w:val="0"/>
              <w:marRight w:val="0"/>
              <w:marTop w:val="0"/>
              <w:marBottom w:val="0"/>
              <w:divBdr>
                <w:top w:val="none" w:sz="0" w:space="0" w:color="auto"/>
                <w:left w:val="none" w:sz="0" w:space="0" w:color="auto"/>
                <w:bottom w:val="none" w:sz="0" w:space="0" w:color="auto"/>
                <w:right w:val="none" w:sz="0" w:space="0" w:color="auto"/>
              </w:divBdr>
              <w:divsChild>
                <w:div w:id="1369178686">
                  <w:marLeft w:val="0"/>
                  <w:marRight w:val="0"/>
                  <w:marTop w:val="0"/>
                  <w:marBottom w:val="0"/>
                  <w:divBdr>
                    <w:top w:val="none" w:sz="0" w:space="0" w:color="auto"/>
                    <w:left w:val="none" w:sz="0" w:space="0" w:color="auto"/>
                    <w:bottom w:val="none" w:sz="0" w:space="0" w:color="auto"/>
                    <w:right w:val="none" w:sz="0" w:space="0" w:color="auto"/>
                  </w:divBdr>
                  <w:divsChild>
                    <w:div w:id="988172102">
                      <w:marLeft w:val="0"/>
                      <w:marRight w:val="0"/>
                      <w:marTop w:val="0"/>
                      <w:marBottom w:val="0"/>
                      <w:divBdr>
                        <w:top w:val="none" w:sz="0" w:space="0" w:color="auto"/>
                        <w:left w:val="none" w:sz="0" w:space="0" w:color="auto"/>
                        <w:bottom w:val="none" w:sz="0" w:space="0" w:color="auto"/>
                        <w:right w:val="none" w:sz="0" w:space="0" w:color="auto"/>
                      </w:divBdr>
                      <w:divsChild>
                        <w:div w:id="254674332">
                          <w:marLeft w:val="0"/>
                          <w:marRight w:val="0"/>
                          <w:marTop w:val="0"/>
                          <w:marBottom w:val="0"/>
                          <w:divBdr>
                            <w:top w:val="none" w:sz="0" w:space="0" w:color="auto"/>
                            <w:left w:val="none" w:sz="0" w:space="0" w:color="auto"/>
                            <w:bottom w:val="none" w:sz="0" w:space="0" w:color="auto"/>
                            <w:right w:val="none" w:sz="0" w:space="0" w:color="auto"/>
                          </w:divBdr>
                          <w:divsChild>
                            <w:div w:id="113274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93860106">
      <w:bodyDiv w:val="1"/>
      <w:marLeft w:val="0"/>
      <w:marRight w:val="0"/>
      <w:marTop w:val="0"/>
      <w:marBottom w:val="0"/>
      <w:divBdr>
        <w:top w:val="none" w:sz="0" w:space="0" w:color="auto"/>
        <w:left w:val="none" w:sz="0" w:space="0" w:color="auto"/>
        <w:bottom w:val="none" w:sz="0" w:space="0" w:color="auto"/>
        <w:right w:val="none" w:sz="0" w:space="0" w:color="auto"/>
      </w:divBdr>
    </w:div>
    <w:div w:id="1636334005">
      <w:bodyDiv w:val="1"/>
      <w:marLeft w:val="0"/>
      <w:marRight w:val="0"/>
      <w:marTop w:val="0"/>
      <w:marBottom w:val="0"/>
      <w:divBdr>
        <w:top w:val="none" w:sz="0" w:space="0" w:color="auto"/>
        <w:left w:val="none" w:sz="0" w:space="0" w:color="auto"/>
        <w:bottom w:val="none" w:sz="0" w:space="0" w:color="auto"/>
        <w:right w:val="none" w:sz="0" w:space="0" w:color="auto"/>
      </w:divBdr>
    </w:div>
    <w:div w:id="1677263657">
      <w:bodyDiv w:val="1"/>
      <w:marLeft w:val="0"/>
      <w:marRight w:val="0"/>
      <w:marTop w:val="0"/>
      <w:marBottom w:val="0"/>
      <w:divBdr>
        <w:top w:val="none" w:sz="0" w:space="0" w:color="auto"/>
        <w:left w:val="none" w:sz="0" w:space="0" w:color="auto"/>
        <w:bottom w:val="none" w:sz="0" w:space="0" w:color="auto"/>
        <w:right w:val="none" w:sz="0" w:space="0" w:color="auto"/>
      </w:divBdr>
    </w:div>
    <w:div w:id="1745839535">
      <w:bodyDiv w:val="1"/>
      <w:marLeft w:val="0"/>
      <w:marRight w:val="0"/>
      <w:marTop w:val="0"/>
      <w:marBottom w:val="0"/>
      <w:divBdr>
        <w:top w:val="none" w:sz="0" w:space="0" w:color="auto"/>
        <w:left w:val="none" w:sz="0" w:space="0" w:color="auto"/>
        <w:bottom w:val="none" w:sz="0" w:space="0" w:color="auto"/>
        <w:right w:val="none" w:sz="0" w:space="0" w:color="auto"/>
      </w:divBdr>
    </w:div>
    <w:div w:id="1762602850">
      <w:bodyDiv w:val="1"/>
      <w:marLeft w:val="0"/>
      <w:marRight w:val="0"/>
      <w:marTop w:val="0"/>
      <w:marBottom w:val="0"/>
      <w:divBdr>
        <w:top w:val="none" w:sz="0" w:space="0" w:color="auto"/>
        <w:left w:val="none" w:sz="0" w:space="0" w:color="auto"/>
        <w:bottom w:val="none" w:sz="0" w:space="0" w:color="auto"/>
        <w:right w:val="none" w:sz="0" w:space="0" w:color="auto"/>
      </w:divBdr>
    </w:div>
    <w:div w:id="1794055996">
      <w:bodyDiv w:val="1"/>
      <w:marLeft w:val="0"/>
      <w:marRight w:val="0"/>
      <w:marTop w:val="0"/>
      <w:marBottom w:val="0"/>
      <w:divBdr>
        <w:top w:val="none" w:sz="0" w:space="0" w:color="auto"/>
        <w:left w:val="none" w:sz="0" w:space="0" w:color="auto"/>
        <w:bottom w:val="none" w:sz="0" w:space="0" w:color="auto"/>
        <w:right w:val="none" w:sz="0" w:space="0" w:color="auto"/>
      </w:divBdr>
    </w:div>
    <w:div w:id="1806850469">
      <w:bodyDiv w:val="1"/>
      <w:marLeft w:val="0"/>
      <w:marRight w:val="0"/>
      <w:marTop w:val="0"/>
      <w:marBottom w:val="0"/>
      <w:divBdr>
        <w:top w:val="none" w:sz="0" w:space="0" w:color="auto"/>
        <w:left w:val="none" w:sz="0" w:space="0" w:color="auto"/>
        <w:bottom w:val="none" w:sz="0" w:space="0" w:color="auto"/>
        <w:right w:val="none" w:sz="0" w:space="0" w:color="auto"/>
      </w:divBdr>
    </w:div>
    <w:div w:id="1819376326">
      <w:bodyDiv w:val="1"/>
      <w:marLeft w:val="0"/>
      <w:marRight w:val="0"/>
      <w:marTop w:val="0"/>
      <w:marBottom w:val="0"/>
      <w:divBdr>
        <w:top w:val="none" w:sz="0" w:space="0" w:color="auto"/>
        <w:left w:val="none" w:sz="0" w:space="0" w:color="auto"/>
        <w:bottom w:val="none" w:sz="0" w:space="0" w:color="auto"/>
        <w:right w:val="none" w:sz="0" w:space="0" w:color="auto"/>
      </w:divBdr>
    </w:div>
    <w:div w:id="1945267296">
      <w:bodyDiv w:val="1"/>
      <w:marLeft w:val="0"/>
      <w:marRight w:val="0"/>
      <w:marTop w:val="0"/>
      <w:marBottom w:val="0"/>
      <w:divBdr>
        <w:top w:val="none" w:sz="0" w:space="0" w:color="auto"/>
        <w:left w:val="none" w:sz="0" w:space="0" w:color="auto"/>
        <w:bottom w:val="none" w:sz="0" w:space="0" w:color="auto"/>
        <w:right w:val="none" w:sz="0" w:space="0" w:color="auto"/>
      </w:divBdr>
    </w:div>
    <w:div w:id="1977221299">
      <w:bodyDiv w:val="1"/>
      <w:marLeft w:val="0"/>
      <w:marRight w:val="0"/>
      <w:marTop w:val="0"/>
      <w:marBottom w:val="0"/>
      <w:divBdr>
        <w:top w:val="none" w:sz="0" w:space="0" w:color="auto"/>
        <w:left w:val="none" w:sz="0" w:space="0" w:color="auto"/>
        <w:bottom w:val="none" w:sz="0" w:space="0" w:color="auto"/>
        <w:right w:val="none" w:sz="0" w:space="0" w:color="auto"/>
      </w:divBdr>
    </w:div>
    <w:div w:id="19788734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sv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svg"/><Relationship Id="rId2" Type="http://schemas.openxmlformats.org/officeDocument/2006/relationships/numbering" Target="numbering.xml"/><Relationship Id="rId16" Type="http://schemas.openxmlformats.org/officeDocument/2006/relationships/image" Target="media/image5.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image" Target="media/image4.sv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nSwwRwXHu5tAnG9lOZEMsG9nOQ==">CgMxLjAaJQoBMBIgCh4IB0IaCg9UaW1lcyBOZXcgUm9tYW4SB0d1bmdzdWgaFAoBMRIPCg0IB0IJEgdHdW5nc3VoGh8KATISGgoYCAlSFAoSdGFibGUua2txbTN3bWk3Nm84GhQKATMSDwoNCAdCCRIHR3VuZ3N1aDgAciExTUZUUGljSkFMYWNFNjRwNEhoYlJsdHlwUzFPV0dldXg=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29</Pages>
  <Words>33309</Words>
  <Characters>189864</Characters>
  <Application>Microsoft Office Word</Application>
  <DocSecurity>0</DocSecurity>
  <Lines>1582</Lines>
  <Paragraphs>445</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222728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Thomas Husson</dc:creator>
  <cp:lastModifiedBy>Thomas Husson</cp:lastModifiedBy>
  <cp:revision>18</cp:revision>
  <cp:lastPrinted>2025-12-12T10:47:00Z</cp:lastPrinted>
  <dcterms:created xsi:type="dcterms:W3CDTF">2026-01-13T10:26:00Z</dcterms:created>
  <dcterms:modified xsi:type="dcterms:W3CDTF">2026-01-23T21:37:00Z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zotero-version="7.0.31"&gt;&lt;session id="OWaENubl"/&gt;&lt;style id="http://www.zotero.org/styles/american-medical-association" hasBibliography="1" bibliographyStyleHasBeenSet="1"/&gt;&lt;prefs&gt;&lt;pref name="fieldType" value="Field"/&gt;&lt;pref name="auto</vt:lpwstr>
  </property>
  <property fmtid="{D5CDD505-2E9C-101B-9397-08002B2CF9AE}" pid="3" name="ZOTERO_PREF_2">
    <vt:lpwstr>maticJournalAbbreviations" value="true"/&gt;&lt;/prefs&gt;&lt;/data&gt;</vt:lpwstr>
  </property>
</Properties>
</file>